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3C7F01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77BF2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FB59851" w:rsidR="008460FA" w:rsidRPr="00343657" w:rsidRDefault="00D77BF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Properties of 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  <w:t>Geometrical Figures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C70B6A0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0C2C10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77BF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AF4ADA6" w14:textId="77777777" w:rsidR="00D77BF2" w:rsidRDefault="00D77BF2" w:rsidP="00D77BF2">
      <w:r w:rsidRPr="000B385B">
        <w:rPr>
          <w:b/>
          <w:bCs/>
        </w:rPr>
        <w:t>MA4-GEO-C-01</w:t>
      </w:r>
      <w:r w:rsidRPr="000B385B">
        <w:t xml:space="preserve"> identifies and applies the properties of triangles and quadrilaterals to solve problems</w:t>
      </w:r>
    </w:p>
    <w:p w14:paraId="77B693BD" w14:textId="77777777" w:rsidR="00D77BF2" w:rsidRPr="000B385B" w:rsidRDefault="00D77BF2" w:rsidP="00D77BF2">
      <w:pPr>
        <w:rPr>
          <w:b/>
          <w:bCs/>
        </w:rPr>
      </w:pPr>
      <w:r w:rsidRPr="000B385B">
        <w:rPr>
          <w:b/>
          <w:bCs/>
        </w:rPr>
        <w:t>Classify triangles according to their side and angle properties</w:t>
      </w:r>
    </w:p>
    <w:p w14:paraId="324EC314" w14:textId="77777777" w:rsidR="00D77BF2" w:rsidRDefault="00D77BF2" w:rsidP="009819DF">
      <w:pPr>
        <w:pStyle w:val="ListParagraph"/>
        <w:numPr>
          <w:ilvl w:val="0"/>
          <w:numId w:val="13"/>
        </w:numPr>
      </w:pPr>
      <w:r>
        <w:t>Label triangles using appropriate text and symbols</w:t>
      </w:r>
    </w:p>
    <w:p w14:paraId="129EB534" w14:textId="77777777" w:rsidR="00D77BF2" w:rsidRDefault="00D77BF2" w:rsidP="009819DF">
      <w:pPr>
        <w:pStyle w:val="ListParagraph"/>
        <w:numPr>
          <w:ilvl w:val="0"/>
          <w:numId w:val="13"/>
        </w:numPr>
      </w:pPr>
      <w:r>
        <w:t>Classify and describe types of triangles based on their properties, including acute-angled, right-angled, obtuse-angled, equilateral, isosceles and scalene triangles</w:t>
      </w:r>
    </w:p>
    <w:p w14:paraId="198B6DC1" w14:textId="77777777" w:rsidR="00D77BF2" w:rsidRPr="0036034D" w:rsidRDefault="00D77BF2" w:rsidP="00D77BF2">
      <w:pPr>
        <w:rPr>
          <w:b/>
          <w:bCs/>
        </w:rPr>
      </w:pPr>
      <w:r w:rsidRPr="0036034D">
        <w:rPr>
          <w:b/>
          <w:bCs/>
        </w:rPr>
        <w:t>Classify quadrilaterals and describe their properties</w:t>
      </w:r>
    </w:p>
    <w:p w14:paraId="14FE35BF" w14:textId="77777777" w:rsidR="00D77BF2" w:rsidRDefault="00D77BF2" w:rsidP="009819DF">
      <w:pPr>
        <w:pStyle w:val="ListParagraph"/>
        <w:numPr>
          <w:ilvl w:val="0"/>
          <w:numId w:val="14"/>
        </w:numPr>
      </w:pPr>
      <w:r>
        <w:t>Identify quadrilaterals using naming conventions</w:t>
      </w:r>
    </w:p>
    <w:p w14:paraId="77608F70" w14:textId="77777777" w:rsidR="00D77BF2" w:rsidRDefault="00D77BF2" w:rsidP="009819DF">
      <w:pPr>
        <w:pStyle w:val="ListParagraph"/>
        <w:numPr>
          <w:ilvl w:val="0"/>
          <w:numId w:val="14"/>
        </w:numPr>
      </w:pPr>
      <w:r>
        <w:t>Distinguish between convex and non-convex quadrilaterals</w:t>
      </w:r>
    </w:p>
    <w:p w14:paraId="4E6BBE96" w14:textId="77777777" w:rsidR="00D77BF2" w:rsidRDefault="00D77BF2" w:rsidP="009819DF">
      <w:pPr>
        <w:pStyle w:val="ListParagraph"/>
        <w:numPr>
          <w:ilvl w:val="0"/>
          <w:numId w:val="14"/>
        </w:numPr>
      </w:pPr>
      <w:r>
        <w:t>Verify and describe the properties of the special quadrilaterals which include parallelograms, rectangles, rhombuses, squares, trapeziums and kites</w:t>
      </w:r>
    </w:p>
    <w:p w14:paraId="167B66EC" w14:textId="77777777" w:rsidR="00D77BF2" w:rsidRDefault="00D77BF2" w:rsidP="009819DF">
      <w:pPr>
        <w:pStyle w:val="ListParagraph"/>
        <w:numPr>
          <w:ilvl w:val="0"/>
          <w:numId w:val="14"/>
        </w:numPr>
      </w:pPr>
      <w:r>
        <w:t>Identify and label the properties of the special quadrilaterals using appropriate conventions</w:t>
      </w:r>
    </w:p>
    <w:p w14:paraId="17282AD4" w14:textId="77777777" w:rsidR="00D77BF2" w:rsidRDefault="00D77BF2" w:rsidP="009819DF">
      <w:pPr>
        <w:pStyle w:val="ListParagraph"/>
        <w:numPr>
          <w:ilvl w:val="0"/>
          <w:numId w:val="14"/>
        </w:numPr>
      </w:pPr>
      <w:r>
        <w:t>Classify quadrilaterals based on their properties</w:t>
      </w:r>
    </w:p>
    <w:p w14:paraId="7AFFB83E" w14:textId="77777777" w:rsidR="00D77BF2" w:rsidRPr="0036034D" w:rsidRDefault="00D77BF2" w:rsidP="009819DF">
      <w:pPr>
        <w:pStyle w:val="ListParagraph"/>
        <w:numPr>
          <w:ilvl w:val="0"/>
          <w:numId w:val="14"/>
        </w:numPr>
      </w:pPr>
      <w:r>
        <w:t>Justify why some quadrilaterals may be classified as more than one type of quadrilateral</w:t>
      </w:r>
    </w:p>
    <w:p w14:paraId="65357044" w14:textId="77777777" w:rsidR="00D77BF2" w:rsidRPr="004E71C0" w:rsidRDefault="00D77BF2" w:rsidP="00D77BF2">
      <w:pPr>
        <w:rPr>
          <w:b/>
          <w:bCs/>
        </w:rPr>
      </w:pPr>
      <w:r w:rsidRPr="004E71C0">
        <w:rPr>
          <w:b/>
          <w:bCs/>
        </w:rPr>
        <w:t>Apply the properties of triangles and quadrilaterals</w:t>
      </w:r>
    </w:p>
    <w:p w14:paraId="4E20BAB1" w14:textId="77777777" w:rsidR="00D77BF2" w:rsidRDefault="00D77BF2" w:rsidP="009819DF">
      <w:pPr>
        <w:pStyle w:val="ListParagraph"/>
        <w:numPr>
          <w:ilvl w:val="0"/>
          <w:numId w:val="15"/>
        </w:numPr>
      </w:pPr>
      <w:r>
        <w:t>Prove that the interior angle sum of a triangle is 180° with or without digital tools</w:t>
      </w:r>
    </w:p>
    <w:p w14:paraId="58A6F7E8" w14:textId="77777777" w:rsidR="00D77BF2" w:rsidRDefault="00D77BF2" w:rsidP="009819DF">
      <w:pPr>
        <w:pStyle w:val="ListParagraph"/>
        <w:numPr>
          <w:ilvl w:val="0"/>
          <w:numId w:val="15"/>
        </w:numPr>
      </w:pPr>
      <w:r>
        <w:t xml:space="preserve">Prove that any exterior angle of a triangle equals the sum of the 2 </w:t>
      </w:r>
      <w:proofErr w:type="gramStart"/>
      <w:r>
        <w:t>interior</w:t>
      </w:r>
      <w:proofErr w:type="gramEnd"/>
      <w:r>
        <w:t xml:space="preserve"> opposite angles</w:t>
      </w:r>
    </w:p>
    <w:p w14:paraId="188176CB" w14:textId="77777777" w:rsidR="00D77BF2" w:rsidRDefault="00D77BF2" w:rsidP="009819DF">
      <w:pPr>
        <w:pStyle w:val="ListParagraph"/>
        <w:numPr>
          <w:ilvl w:val="0"/>
          <w:numId w:val="15"/>
        </w:numPr>
      </w:pPr>
      <w:r>
        <w:t>Apply the angle sum of a triangle to prove that the angle sum of a quadrilateral is 360°</w:t>
      </w:r>
    </w:p>
    <w:p w14:paraId="39B718B9" w14:textId="77777777" w:rsidR="00D77BF2" w:rsidRDefault="00D77BF2" w:rsidP="009819DF">
      <w:pPr>
        <w:pStyle w:val="ListParagraph"/>
        <w:numPr>
          <w:ilvl w:val="0"/>
          <w:numId w:val="15"/>
        </w:numPr>
      </w:pPr>
      <w:r>
        <w:t>Apply the properties of triangles and quadrilaterals to determine unknown sides and angles to solve problems, giving reasons</w:t>
      </w:r>
    </w:p>
    <w:p w14:paraId="70FDCC83" w14:textId="77777777" w:rsidR="001F31D6" w:rsidRDefault="001F31D6" w:rsidP="001F31D6"/>
    <w:p w14:paraId="173EB25E" w14:textId="77777777" w:rsidR="00D77BF2" w:rsidRDefault="00D77BF2" w:rsidP="001F31D6"/>
    <w:p w14:paraId="45CC8DA0" w14:textId="77777777" w:rsidR="00D77BF2" w:rsidRDefault="00D77BF2" w:rsidP="001F31D6"/>
    <w:p w14:paraId="6828CDB8" w14:textId="77777777" w:rsidR="00D77BF2" w:rsidRDefault="00D77BF2" w:rsidP="001F31D6"/>
    <w:p w14:paraId="0E768FF1" w14:textId="77777777" w:rsidR="00D77BF2" w:rsidRDefault="00D77BF2" w:rsidP="001F31D6"/>
    <w:p w14:paraId="46A42FDA" w14:textId="77777777" w:rsidR="00D77BF2" w:rsidRDefault="00D77BF2" w:rsidP="001F31D6"/>
    <w:p w14:paraId="36A4D69E" w14:textId="77777777" w:rsidR="00D77BF2" w:rsidRDefault="00D77BF2" w:rsidP="001F31D6"/>
    <w:p w14:paraId="549534A9" w14:textId="77777777" w:rsidR="00D77BF2" w:rsidRDefault="00D77BF2" w:rsidP="001F31D6"/>
    <w:p w14:paraId="2A5E1F18" w14:textId="77777777" w:rsidR="00D77BF2" w:rsidRDefault="00D77BF2" w:rsidP="001F31D6"/>
    <w:p w14:paraId="314B8223" w14:textId="77777777" w:rsidR="00D77BF2" w:rsidRDefault="00D77BF2" w:rsidP="001F31D6"/>
    <w:p w14:paraId="2BFB4024" w14:textId="77777777" w:rsidR="00D77BF2" w:rsidRDefault="00D77BF2" w:rsidP="001F31D6"/>
    <w:p w14:paraId="4EBBE2DD" w14:textId="77777777" w:rsidR="00D77BF2" w:rsidRDefault="00D77BF2" w:rsidP="001F31D6"/>
    <w:p w14:paraId="0C48766E" w14:textId="77777777" w:rsidR="00D77BF2" w:rsidRDefault="00D77BF2" w:rsidP="001F31D6"/>
    <w:p w14:paraId="3E5DDE56" w14:textId="77777777" w:rsidR="00D77BF2" w:rsidRDefault="00D77BF2" w:rsidP="001F31D6"/>
    <w:p w14:paraId="60EAD6F7" w14:textId="77777777" w:rsidR="00D77BF2" w:rsidRDefault="00D77BF2" w:rsidP="001F31D6"/>
    <w:p w14:paraId="246A8403" w14:textId="77777777" w:rsidR="00D77BF2" w:rsidRDefault="00D77BF2" w:rsidP="001F31D6"/>
    <w:p w14:paraId="78E3EA83" w14:textId="77777777" w:rsidR="00D77BF2" w:rsidRPr="001F31D6" w:rsidRDefault="00D77BF2" w:rsidP="001F31D6"/>
    <w:p w14:paraId="33DAAE5C" w14:textId="2A841E59" w:rsidR="00AC5B12" w:rsidRDefault="00D77BF2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Classifying Triangles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56362A40" w:rsidR="008D58AA" w:rsidRPr="00CB3521" w:rsidRDefault="00D77BF2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Labelling Triangles</w:t>
            </w:r>
          </w:p>
        </w:tc>
      </w:tr>
      <w:bookmarkEnd w:id="1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B33A8A" w14:textId="528D5635" w:rsidR="009727F3" w:rsidRPr="00D77BF2" w:rsidRDefault="00D77BF2" w:rsidP="009819DF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4D2558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2234679C" wp14:editId="295BF91C">
                  <wp:simplePos x="0" y="0"/>
                  <wp:positionH relativeFrom="column">
                    <wp:posOffset>3971442</wp:posOffset>
                  </wp:positionH>
                  <wp:positionV relativeFrom="paragraph">
                    <wp:posOffset>84201</wp:posOffset>
                  </wp:positionV>
                  <wp:extent cx="1327785" cy="1066800"/>
                  <wp:effectExtent l="0" t="0" r="5715" b="0"/>
                  <wp:wrapNone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7BF2">
              <w:rPr>
                <w:rFonts w:asciiTheme="majorHAnsi" w:hAnsiTheme="majorHAnsi" w:cstheme="majorHAnsi"/>
                <w:noProof/>
              </w:rPr>
              <w:t>We label triangles according its its three vertices.</w:t>
            </w:r>
          </w:p>
          <w:p w14:paraId="475CF515" w14:textId="3577DE06" w:rsidR="00D77BF2" w:rsidRPr="00D77BF2" w:rsidRDefault="00D77BF2" w:rsidP="009819DF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D77BF2">
              <w:rPr>
                <w:rFonts w:asciiTheme="majorHAnsi" w:hAnsiTheme="majorHAnsi" w:cstheme="majorHAnsi"/>
              </w:rPr>
              <w:t>Name the vertices in clockwise order.</w:t>
            </w:r>
            <w:r w:rsidRPr="004D2558">
              <w:rPr>
                <w:noProof/>
              </w:rPr>
              <w:t xml:space="preserve"> </w:t>
            </w:r>
          </w:p>
          <w:p w14:paraId="2537BE3B" w14:textId="77777777" w:rsidR="00D77BF2" w:rsidRPr="00D77BF2" w:rsidRDefault="00D77BF2" w:rsidP="00D77BF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DDD10DE" w14:textId="04B44C11" w:rsidR="00D77BF2" w:rsidRPr="00D77BF2" w:rsidRDefault="00D77BF2" w:rsidP="00D77BF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TUV</m:t>
              </m:r>
            </m:oMath>
          </w:p>
          <w:p w14:paraId="3D956073" w14:textId="5A424690" w:rsidR="00D77BF2" w:rsidRPr="009727F3" w:rsidRDefault="00D77BF2" w:rsidP="00D77BF2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2"/>
      <w:bookmarkEnd w:id="3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77BF2" w:rsidRPr="00343657" w14:paraId="17AA42A5" w14:textId="77777777" w:rsidTr="00E510C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AE8ED4" w14:textId="6A6135F6" w:rsidR="00D77BF2" w:rsidRPr="00CB3521" w:rsidRDefault="00D77BF2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Classifying Triangles According to Angle Properties</w:t>
            </w:r>
          </w:p>
        </w:tc>
      </w:tr>
      <w:tr w:rsidR="00D77BF2" w:rsidRPr="00343657" w14:paraId="70B218D5" w14:textId="77777777" w:rsidTr="00D77BF2">
        <w:trPr>
          <w:trHeight w:val="340"/>
        </w:trPr>
        <w:tc>
          <w:tcPr>
            <w:tcW w:w="3401" w:type="dxa"/>
            <w:tcBorders>
              <w:top w:val="nil"/>
              <w:bottom w:val="nil"/>
            </w:tcBorders>
            <w:vAlign w:val="center"/>
          </w:tcPr>
          <w:p w14:paraId="648DAEAB" w14:textId="3545D49A" w:rsidR="00D77BF2" w:rsidRPr="008F4BA3" w:rsidRDefault="00D77BF2" w:rsidP="00D77BF2">
            <w:pPr>
              <w:jc w:val="center"/>
              <w:rPr>
                <w:rFonts w:asciiTheme="majorHAnsi" w:hAnsiTheme="majorHAnsi" w:cstheme="majorHAnsi"/>
              </w:rPr>
            </w:pPr>
            <w:r w:rsidRPr="004D2558">
              <w:rPr>
                <w:b/>
                <w:bCs/>
              </w:rPr>
              <w:t>Right-Angled Triangle</w:t>
            </w:r>
          </w:p>
        </w:tc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2A72B5F5" w14:textId="52F9E32C" w:rsidR="00D77BF2" w:rsidRPr="008F4BA3" w:rsidRDefault="00D77BF2" w:rsidP="00D77BF2">
            <w:pPr>
              <w:jc w:val="center"/>
              <w:rPr>
                <w:rFonts w:asciiTheme="majorHAnsi" w:hAnsiTheme="majorHAnsi" w:cstheme="majorHAnsi"/>
              </w:rPr>
            </w:pPr>
            <w:r w:rsidRPr="004D2558">
              <w:rPr>
                <w:b/>
                <w:bCs/>
              </w:rPr>
              <w:t>Acute-Angled Triangle</w:t>
            </w:r>
          </w:p>
        </w:tc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598F7CC3" w14:textId="578CF6E9" w:rsidR="00D77BF2" w:rsidRPr="008F4BA3" w:rsidRDefault="00D77BF2" w:rsidP="00D77BF2">
            <w:pPr>
              <w:jc w:val="center"/>
              <w:rPr>
                <w:rFonts w:asciiTheme="majorHAnsi" w:hAnsiTheme="majorHAnsi" w:cstheme="majorHAnsi"/>
              </w:rPr>
            </w:pPr>
            <w:r w:rsidRPr="004D2558">
              <w:rPr>
                <w:b/>
                <w:bCs/>
              </w:rPr>
              <w:t>Obtuse-Angled Triangle</w:t>
            </w:r>
          </w:p>
        </w:tc>
      </w:tr>
      <w:tr w:rsidR="00D77BF2" w:rsidRPr="00343657" w14:paraId="035A35D4" w14:textId="77777777" w:rsidTr="00F03FA8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55E92003" w14:textId="7D043C87" w:rsidR="00D77BF2" w:rsidRPr="004D2558" w:rsidRDefault="00D77BF2" w:rsidP="00D77BF2">
            <w:pPr>
              <w:spacing w:line="360" w:lineRule="auto"/>
              <w:jc w:val="center"/>
            </w:pPr>
          </w:p>
          <w:p w14:paraId="6B7DE4FC" w14:textId="77777777" w:rsidR="00D77BF2" w:rsidRPr="004D2558" w:rsidRDefault="00D77BF2" w:rsidP="00D77BF2">
            <w:pPr>
              <w:spacing w:line="360" w:lineRule="auto"/>
              <w:jc w:val="center"/>
            </w:pPr>
          </w:p>
          <w:p w14:paraId="57C685D7" w14:textId="77777777" w:rsidR="00D77BF2" w:rsidRPr="004D2558" w:rsidRDefault="00D77BF2" w:rsidP="00D77BF2">
            <w:pPr>
              <w:spacing w:line="360" w:lineRule="auto"/>
              <w:jc w:val="center"/>
            </w:pPr>
          </w:p>
          <w:p w14:paraId="76097154" w14:textId="77777777" w:rsidR="00D77BF2" w:rsidRPr="004D2558" w:rsidRDefault="00D77BF2" w:rsidP="00D77BF2">
            <w:pPr>
              <w:spacing w:line="360" w:lineRule="auto"/>
              <w:jc w:val="center"/>
            </w:pPr>
          </w:p>
          <w:p w14:paraId="329D520A" w14:textId="77777777" w:rsidR="00D77BF2" w:rsidRPr="004D2558" w:rsidRDefault="00D77BF2" w:rsidP="00D77BF2">
            <w:pPr>
              <w:spacing w:line="360" w:lineRule="auto"/>
            </w:pPr>
          </w:p>
          <w:p w14:paraId="694823A0" w14:textId="586120FF" w:rsidR="00D77BF2" w:rsidRPr="008F4BA3" w:rsidRDefault="00D77BF2" w:rsidP="00D77BF2">
            <w:pPr>
              <w:jc w:val="center"/>
              <w:rPr>
                <w:rFonts w:asciiTheme="majorHAnsi" w:hAnsiTheme="majorHAnsi" w:cstheme="majorHAnsi"/>
              </w:rPr>
            </w:pPr>
            <w:r w:rsidRPr="004D2558">
              <w:t>One angle is 90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6FAE1E45" w14:textId="3E629DFF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05CC304F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05660844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60E1F6A6" w14:textId="77777777" w:rsidR="00D77BF2" w:rsidRPr="004D2558" w:rsidRDefault="00D77BF2" w:rsidP="00D77BF2">
            <w:pPr>
              <w:spacing w:line="360" w:lineRule="auto"/>
              <w:rPr>
                <w:b/>
                <w:bCs/>
              </w:rPr>
            </w:pPr>
          </w:p>
          <w:p w14:paraId="57C02C99" w14:textId="77777777" w:rsidR="00D77BF2" w:rsidRPr="004D2558" w:rsidRDefault="00D77BF2" w:rsidP="00D77BF2">
            <w:pPr>
              <w:spacing w:line="360" w:lineRule="auto"/>
              <w:rPr>
                <w:b/>
                <w:bCs/>
              </w:rPr>
            </w:pPr>
          </w:p>
          <w:p w14:paraId="027BD1D0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  <w:r w:rsidRPr="004D2558">
              <w:t>All angles acute (&lt;90</w:t>
            </w:r>
            <m:oMath>
              <m:r>
                <w:rPr>
                  <w:rFonts w:ascii="Cambria Math" w:hAnsi="Cambria Math"/>
                </w:rPr>
                <m:t>°)</m:t>
              </m:r>
            </m:oMath>
          </w:p>
          <w:p w14:paraId="0F8B9070" w14:textId="77777777" w:rsidR="00D77BF2" w:rsidRPr="008F4BA3" w:rsidRDefault="00D77BF2" w:rsidP="00D77B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2E84AAA5" w14:textId="79B0B343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  <w:r w:rsidRPr="004D2558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255245D" wp14:editId="66F6F878">
                  <wp:simplePos x="0" y="0"/>
                  <wp:positionH relativeFrom="column">
                    <wp:posOffset>228422</wp:posOffset>
                  </wp:positionH>
                  <wp:positionV relativeFrom="paragraph">
                    <wp:posOffset>94412</wp:posOffset>
                  </wp:positionV>
                  <wp:extent cx="1602770" cy="1024128"/>
                  <wp:effectExtent l="0" t="0" r="0" b="508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69390" r="210"/>
                          <a:stretch/>
                        </pic:blipFill>
                        <pic:spPr bwMode="auto">
                          <a:xfrm>
                            <a:off x="0" y="0"/>
                            <a:ext cx="1602770" cy="1024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32CBF13" wp14:editId="424786F6">
                  <wp:simplePos x="0" y="0"/>
                  <wp:positionH relativeFrom="column">
                    <wp:posOffset>-1819910</wp:posOffset>
                  </wp:positionH>
                  <wp:positionV relativeFrom="paragraph">
                    <wp:posOffset>116205</wp:posOffset>
                  </wp:positionV>
                  <wp:extent cx="1329690" cy="1023620"/>
                  <wp:effectExtent l="0" t="0" r="3810" b="508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4137" r="40637"/>
                          <a:stretch/>
                        </pic:blipFill>
                        <pic:spPr bwMode="auto">
                          <a:xfrm>
                            <a:off x="0" y="0"/>
                            <a:ext cx="1329690" cy="1023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13BCEE6" wp14:editId="61BD20B3">
                  <wp:simplePos x="0" y="0"/>
                  <wp:positionH relativeFrom="column">
                    <wp:posOffset>-3926840</wp:posOffset>
                  </wp:positionH>
                  <wp:positionV relativeFrom="paragraph">
                    <wp:posOffset>109220</wp:posOffset>
                  </wp:positionV>
                  <wp:extent cx="1153795" cy="1023620"/>
                  <wp:effectExtent l="0" t="0" r="8255" b="508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78118"/>
                          <a:stretch/>
                        </pic:blipFill>
                        <pic:spPr bwMode="auto">
                          <a:xfrm>
                            <a:off x="0" y="0"/>
                            <a:ext cx="1153795" cy="1023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934D04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57FE5A75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000980C9" w14:textId="77777777" w:rsidR="00D77BF2" w:rsidRPr="004D2558" w:rsidRDefault="00D77BF2" w:rsidP="00D77BF2">
            <w:pPr>
              <w:spacing w:line="360" w:lineRule="auto"/>
              <w:rPr>
                <w:b/>
                <w:bCs/>
              </w:rPr>
            </w:pPr>
          </w:p>
          <w:p w14:paraId="079E60CF" w14:textId="77777777" w:rsidR="00D77BF2" w:rsidRPr="004D2558" w:rsidRDefault="00D77BF2" w:rsidP="00D77BF2">
            <w:pPr>
              <w:spacing w:line="360" w:lineRule="auto"/>
              <w:rPr>
                <w:b/>
                <w:bCs/>
              </w:rPr>
            </w:pPr>
          </w:p>
          <w:p w14:paraId="61F4AB1B" w14:textId="77777777" w:rsidR="00D77BF2" w:rsidRPr="004D2558" w:rsidRDefault="00D77BF2" w:rsidP="00D77BF2">
            <w:pPr>
              <w:spacing w:line="360" w:lineRule="auto"/>
              <w:jc w:val="center"/>
            </w:pPr>
            <w:r w:rsidRPr="004D2558">
              <w:t>One angle obtuse (&gt;90</w:t>
            </w:r>
            <m:oMath>
              <m:r>
                <w:rPr>
                  <w:rFonts w:ascii="Cambria Math" w:hAnsi="Cambria Math"/>
                </w:rPr>
                <m:t>°)</m:t>
              </m:r>
            </m:oMath>
          </w:p>
          <w:p w14:paraId="7830CDF5" w14:textId="77777777" w:rsidR="00D77BF2" w:rsidRPr="008F4BA3" w:rsidRDefault="00D77BF2" w:rsidP="00D77BF2">
            <w:pPr>
              <w:rPr>
                <w:rFonts w:asciiTheme="majorHAnsi" w:hAnsiTheme="majorHAnsi" w:cstheme="majorHAnsi"/>
              </w:rPr>
            </w:pPr>
          </w:p>
        </w:tc>
      </w:tr>
    </w:tbl>
    <w:p w14:paraId="5B89A149" w14:textId="77777777" w:rsidR="00A55331" w:rsidRPr="00343657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0A8A5F84" w:rsidR="00CE4600" w:rsidRPr="00CB3521" w:rsidRDefault="00D77BF2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66418"/>
            <w:bookmarkStart w:id="5" w:name="_Hlk202627531"/>
            <w:bookmarkStart w:id="6" w:name="_Hlk215403396"/>
            <w:bookmarkStart w:id="7" w:name="_Hlk206271779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Classify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triangle based on angle property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3"/>
            <w:tcBorders>
              <w:bottom w:val="nil"/>
            </w:tcBorders>
          </w:tcPr>
          <w:p w14:paraId="545F8902" w14:textId="19934C9D" w:rsidR="00CE4600" w:rsidRPr="00343657" w:rsidRDefault="00D77BF2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Classify these triangles as right-angled, acute, or obtuse.</w:t>
            </w:r>
          </w:p>
        </w:tc>
      </w:tr>
      <w:bookmarkEnd w:id="4"/>
      <w:bookmarkEnd w:id="7"/>
      <w:tr w:rsidR="00D77BF2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8869C9" w14:textId="77777777" w:rsidR="00D77BF2" w:rsidRPr="004D2558" w:rsidRDefault="00D77BF2" w:rsidP="009819DF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619426E7" wp14:editId="0BA56156">
                  <wp:simplePos x="0" y="0"/>
                  <wp:positionH relativeFrom="column">
                    <wp:posOffset>488950</wp:posOffset>
                  </wp:positionH>
                  <wp:positionV relativeFrom="paragraph">
                    <wp:posOffset>27940</wp:posOffset>
                  </wp:positionV>
                  <wp:extent cx="1077595" cy="1016635"/>
                  <wp:effectExtent l="0" t="0" r="825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4537" r="78037"/>
                          <a:stretch/>
                        </pic:blipFill>
                        <pic:spPr bwMode="auto">
                          <a:xfrm>
                            <a:off x="0" y="0"/>
                            <a:ext cx="1077595" cy="1016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224F0416" w14:textId="77777777" w:rsidR="00D77BF2" w:rsidRPr="004D2558" w:rsidRDefault="00D77BF2" w:rsidP="00D77BF2">
            <w:pPr>
              <w:spacing w:line="276" w:lineRule="auto"/>
            </w:pPr>
          </w:p>
          <w:p w14:paraId="4C5C7F15" w14:textId="77777777" w:rsidR="00D77BF2" w:rsidRPr="004D2558" w:rsidRDefault="00D77BF2" w:rsidP="00D77BF2">
            <w:pPr>
              <w:spacing w:line="276" w:lineRule="auto"/>
            </w:pPr>
          </w:p>
          <w:p w14:paraId="13842039" w14:textId="77777777" w:rsidR="00D77BF2" w:rsidRPr="004D2558" w:rsidRDefault="00D77BF2" w:rsidP="00D77BF2">
            <w:pPr>
              <w:spacing w:line="276" w:lineRule="auto"/>
            </w:pPr>
          </w:p>
          <w:p w14:paraId="4ED4EB25" w14:textId="77777777" w:rsidR="00D77BF2" w:rsidRPr="004D2558" w:rsidRDefault="00D77BF2" w:rsidP="00D77BF2">
            <w:pPr>
              <w:spacing w:line="276" w:lineRule="auto"/>
            </w:pPr>
          </w:p>
          <w:p w14:paraId="594DCC5F" w14:textId="77777777" w:rsidR="00D77BF2" w:rsidRPr="004D2558" w:rsidRDefault="00D77BF2" w:rsidP="00D77BF2">
            <w:pPr>
              <w:spacing w:line="276" w:lineRule="auto"/>
            </w:pPr>
          </w:p>
          <w:p w14:paraId="18A641DD" w14:textId="77777777" w:rsidR="00D77BF2" w:rsidRDefault="00D77BF2" w:rsidP="00D77BF2">
            <w:pPr>
              <w:spacing w:line="276" w:lineRule="auto"/>
            </w:pPr>
          </w:p>
          <w:p w14:paraId="336A7E6B" w14:textId="0121DE6E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93C58E" w14:textId="77777777" w:rsidR="00D77BF2" w:rsidRPr="004D2558" w:rsidRDefault="00D77BF2" w:rsidP="009819DF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14A123C3" wp14:editId="04E5AE69">
                  <wp:simplePos x="0" y="0"/>
                  <wp:positionH relativeFrom="column">
                    <wp:posOffset>140335</wp:posOffset>
                  </wp:positionH>
                  <wp:positionV relativeFrom="paragraph">
                    <wp:posOffset>115570</wp:posOffset>
                  </wp:positionV>
                  <wp:extent cx="1746885" cy="815975"/>
                  <wp:effectExtent l="0" t="0" r="5715" b="317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43973" r="27771" b="19693"/>
                          <a:stretch/>
                        </pic:blipFill>
                        <pic:spPr bwMode="auto">
                          <a:xfrm>
                            <a:off x="0" y="0"/>
                            <a:ext cx="1746885" cy="815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5A0EC3F5" w14:textId="77777777" w:rsidR="00D77BF2" w:rsidRPr="004D2558" w:rsidRDefault="00D77BF2" w:rsidP="00D77BF2">
            <w:pPr>
              <w:spacing w:line="276" w:lineRule="auto"/>
            </w:pPr>
          </w:p>
          <w:p w14:paraId="03807303" w14:textId="77777777" w:rsidR="00D77BF2" w:rsidRPr="004D2558" w:rsidRDefault="00D77BF2" w:rsidP="00D77BF2">
            <w:pPr>
              <w:spacing w:line="276" w:lineRule="auto"/>
            </w:pPr>
          </w:p>
          <w:p w14:paraId="71C8E7DE" w14:textId="77777777" w:rsidR="00D77BF2" w:rsidRPr="004D2558" w:rsidRDefault="00D77BF2" w:rsidP="00D77BF2">
            <w:pPr>
              <w:spacing w:line="276" w:lineRule="auto"/>
            </w:pPr>
          </w:p>
          <w:p w14:paraId="43742F2D" w14:textId="77777777" w:rsidR="00D77BF2" w:rsidRPr="004D2558" w:rsidRDefault="00D77BF2" w:rsidP="00D77BF2">
            <w:pPr>
              <w:spacing w:line="276" w:lineRule="auto"/>
            </w:pPr>
          </w:p>
          <w:p w14:paraId="5B42B12E" w14:textId="77777777" w:rsidR="00D77BF2" w:rsidRPr="004D2558" w:rsidRDefault="00D77BF2" w:rsidP="00D77BF2">
            <w:pPr>
              <w:spacing w:line="276" w:lineRule="auto"/>
            </w:pPr>
          </w:p>
          <w:p w14:paraId="289417C4" w14:textId="77777777" w:rsidR="00D77BF2" w:rsidRDefault="00D77BF2" w:rsidP="00D77BF2">
            <w:pPr>
              <w:spacing w:line="276" w:lineRule="auto"/>
            </w:pPr>
          </w:p>
          <w:p w14:paraId="1780AAE3" w14:textId="4F06E8AE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6098F4" w14:textId="77777777" w:rsidR="00D77BF2" w:rsidRPr="004D2558" w:rsidRDefault="00D77BF2" w:rsidP="009819DF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2B9921BE" wp14:editId="2CB04BE5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71755</wp:posOffset>
                  </wp:positionV>
                  <wp:extent cx="892175" cy="815975"/>
                  <wp:effectExtent l="0" t="0" r="3175" b="317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83943" t="6428" r="1623" b="13265"/>
                          <a:stretch/>
                        </pic:blipFill>
                        <pic:spPr bwMode="auto">
                          <a:xfrm>
                            <a:off x="0" y="0"/>
                            <a:ext cx="892175" cy="815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66D8CC4A" w14:textId="77777777" w:rsidR="00D77BF2" w:rsidRPr="004D2558" w:rsidRDefault="00D77BF2" w:rsidP="00D77BF2">
            <w:pPr>
              <w:spacing w:line="276" w:lineRule="auto"/>
            </w:pPr>
          </w:p>
          <w:p w14:paraId="26221245" w14:textId="77777777" w:rsidR="00D77BF2" w:rsidRPr="004D2558" w:rsidRDefault="00D77BF2" w:rsidP="00D77BF2">
            <w:pPr>
              <w:spacing w:line="276" w:lineRule="auto"/>
            </w:pPr>
          </w:p>
          <w:p w14:paraId="04239D50" w14:textId="77777777" w:rsidR="00D77BF2" w:rsidRPr="004D2558" w:rsidRDefault="00D77BF2" w:rsidP="00D77BF2">
            <w:pPr>
              <w:spacing w:line="276" w:lineRule="auto"/>
            </w:pPr>
          </w:p>
          <w:p w14:paraId="6556BB09" w14:textId="77777777" w:rsidR="00D77BF2" w:rsidRPr="004D2558" w:rsidRDefault="00D77BF2" w:rsidP="00D77BF2">
            <w:pPr>
              <w:spacing w:line="276" w:lineRule="auto"/>
            </w:pPr>
          </w:p>
          <w:p w14:paraId="4B523238" w14:textId="77777777" w:rsidR="00D77BF2" w:rsidRPr="004D2558" w:rsidRDefault="00D77BF2" w:rsidP="00D77BF2">
            <w:pPr>
              <w:spacing w:line="276" w:lineRule="auto"/>
            </w:pPr>
            <w:r w:rsidRPr="004D2558">
              <w:t xml:space="preserve"> </w:t>
            </w:r>
          </w:p>
          <w:p w14:paraId="2B5D620A" w14:textId="77777777" w:rsidR="00D77BF2" w:rsidRPr="004D2558" w:rsidRDefault="00D77BF2" w:rsidP="00D77BF2">
            <w:pPr>
              <w:spacing w:line="276" w:lineRule="auto"/>
            </w:pPr>
          </w:p>
          <w:p w14:paraId="40F728B5" w14:textId="57194293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77BF2" w:rsidRPr="001D540C" w14:paraId="717D080E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5C49D1" w14:textId="145B757E" w:rsidR="00D77BF2" w:rsidRPr="004D2558" w:rsidRDefault="00D77BF2" w:rsidP="009819DF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4D2558">
              <w:t xml:space="preserve"> </w:t>
            </w:r>
          </w:p>
          <w:p w14:paraId="29887E31" w14:textId="13B72CF5" w:rsidR="00D77BF2" w:rsidRPr="004D2558" w:rsidRDefault="00D77BF2" w:rsidP="00D77BF2">
            <w:pPr>
              <w:spacing w:line="276" w:lineRule="auto"/>
            </w:pPr>
            <w:r w:rsidRPr="004D255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37A2187B" wp14:editId="01A105A4">
                      <wp:simplePos x="0" y="0"/>
                      <wp:positionH relativeFrom="column">
                        <wp:posOffset>522783</wp:posOffset>
                      </wp:positionH>
                      <wp:positionV relativeFrom="paragraph">
                        <wp:posOffset>95490</wp:posOffset>
                      </wp:positionV>
                      <wp:extent cx="996315" cy="1022985"/>
                      <wp:effectExtent l="228600" t="209550" r="127635" b="215265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8178420">
                                <a:off x="0" y="0"/>
                                <a:ext cx="996315" cy="1022985"/>
                                <a:chOff x="0" y="0"/>
                                <a:chExt cx="996315" cy="1022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3"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047" r="72865" b="1070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96315" cy="10229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31363" y="862263"/>
                                  <a:ext cx="108284" cy="1082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chemeClr val="accent6">
                                      <a:lumMod val="5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AA9F05" id="Group 15" o:spid="_x0000_s1026" style="position:absolute;margin-left:41.15pt;margin-top:7.5pt;width:78.45pt;height:80.55pt;rotation:8933016fd;z-index:251709440;mso-height-relative:margin" coordsize="9963,1022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">
                      <v:shape id="Picture 13" o:spid="_x0000_s1027" type="#_x0000_t75" style="position:absolute;width:9963;height:10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">
                        <v:imagedata r:id="rId14" o:title="" cropbottom="7014f" cropleft="3963f" cropright="47753f" grayscale="t"/>
                      </v:shape>
                      <v:rect id="Rectangle 14" o:spid="_x0000_s1028" style="position:absolute;left:313;top:8622;width:1083;height:1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" filled="f" strokecolor="#636363 [1609]" strokeweight=".5pt"/>
                    </v:group>
                  </w:pict>
                </mc:Fallback>
              </mc:AlternateContent>
            </w:r>
          </w:p>
          <w:p w14:paraId="745DD82B" w14:textId="77777777" w:rsidR="00D77BF2" w:rsidRPr="004D2558" w:rsidRDefault="00D77BF2" w:rsidP="00D77BF2">
            <w:pPr>
              <w:spacing w:line="276" w:lineRule="auto"/>
            </w:pPr>
          </w:p>
          <w:p w14:paraId="4F3AED92" w14:textId="77777777" w:rsidR="00D77BF2" w:rsidRPr="004D2558" w:rsidRDefault="00D77BF2" w:rsidP="00D77BF2">
            <w:pPr>
              <w:spacing w:line="276" w:lineRule="auto"/>
            </w:pPr>
          </w:p>
          <w:p w14:paraId="22B8CEEF" w14:textId="77777777" w:rsidR="00D77BF2" w:rsidRPr="004D2558" w:rsidRDefault="00D77BF2" w:rsidP="00D77BF2">
            <w:pPr>
              <w:spacing w:line="276" w:lineRule="auto"/>
            </w:pPr>
          </w:p>
          <w:p w14:paraId="26E778F3" w14:textId="77777777" w:rsidR="00D77BF2" w:rsidRPr="004D2558" w:rsidRDefault="00D77BF2" w:rsidP="00D77BF2">
            <w:pPr>
              <w:spacing w:line="276" w:lineRule="auto"/>
            </w:pPr>
          </w:p>
          <w:p w14:paraId="3E17799D" w14:textId="77777777" w:rsidR="00D77BF2" w:rsidRDefault="00D77BF2" w:rsidP="00D77BF2">
            <w:pPr>
              <w:spacing w:line="276" w:lineRule="auto"/>
            </w:pPr>
          </w:p>
          <w:p w14:paraId="78E8760B" w14:textId="6CFFC495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F168F0" w14:textId="77777777" w:rsidR="00D77BF2" w:rsidRPr="004D2558" w:rsidRDefault="00D77BF2" w:rsidP="009819DF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1891BFAD" wp14:editId="2A731E73">
                  <wp:simplePos x="0" y="0"/>
                  <wp:positionH relativeFrom="column">
                    <wp:posOffset>476818</wp:posOffset>
                  </wp:positionH>
                  <wp:positionV relativeFrom="paragraph">
                    <wp:posOffset>51435</wp:posOffset>
                  </wp:positionV>
                  <wp:extent cx="1038225" cy="1050290"/>
                  <wp:effectExtent l="0" t="0" r="9525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8133" r="39881" b="8277"/>
                          <a:stretch/>
                        </pic:blipFill>
                        <pic:spPr bwMode="auto">
                          <a:xfrm>
                            <a:off x="0" y="0"/>
                            <a:ext cx="1038225" cy="1050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57539E45" w14:textId="77777777" w:rsidR="00D77BF2" w:rsidRPr="004D2558" w:rsidRDefault="00D77BF2" w:rsidP="00D77BF2">
            <w:pPr>
              <w:spacing w:line="276" w:lineRule="auto"/>
            </w:pPr>
          </w:p>
          <w:p w14:paraId="3DEBAA2A" w14:textId="77777777" w:rsidR="00D77BF2" w:rsidRPr="004D2558" w:rsidRDefault="00D77BF2" w:rsidP="00D77BF2">
            <w:pPr>
              <w:spacing w:line="276" w:lineRule="auto"/>
            </w:pPr>
          </w:p>
          <w:p w14:paraId="14EBD2B8" w14:textId="77777777" w:rsidR="00D77BF2" w:rsidRPr="004D2558" w:rsidRDefault="00D77BF2" w:rsidP="00D77BF2">
            <w:pPr>
              <w:spacing w:line="276" w:lineRule="auto"/>
            </w:pPr>
          </w:p>
          <w:p w14:paraId="35FF9EEE" w14:textId="77777777" w:rsidR="00D77BF2" w:rsidRPr="004D2558" w:rsidRDefault="00D77BF2" w:rsidP="00D77BF2">
            <w:pPr>
              <w:spacing w:line="276" w:lineRule="auto"/>
            </w:pPr>
          </w:p>
          <w:p w14:paraId="2A80F23E" w14:textId="77777777" w:rsidR="00D77BF2" w:rsidRPr="004D2558" w:rsidRDefault="00D77BF2" w:rsidP="00D77BF2">
            <w:pPr>
              <w:spacing w:line="276" w:lineRule="auto"/>
            </w:pPr>
          </w:p>
          <w:p w14:paraId="2FDA0FF0" w14:textId="77777777" w:rsidR="00D77BF2" w:rsidRDefault="00D77BF2" w:rsidP="00D77BF2">
            <w:pPr>
              <w:spacing w:line="276" w:lineRule="auto"/>
            </w:pPr>
          </w:p>
          <w:p w14:paraId="5BA234BD" w14:textId="77777777" w:rsidR="00D77BF2" w:rsidRDefault="00D77BF2" w:rsidP="00D77BF2">
            <w:pPr>
              <w:spacing w:line="276" w:lineRule="auto"/>
            </w:pPr>
          </w:p>
          <w:p w14:paraId="0905857A" w14:textId="6B210668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63EA03" w14:textId="77777777" w:rsidR="00D77BF2" w:rsidRPr="004D2558" w:rsidRDefault="00D77BF2" w:rsidP="009819DF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4D255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2EDE2CFA" wp14:editId="1C702E17">
                      <wp:simplePos x="0" y="0"/>
                      <wp:positionH relativeFrom="column">
                        <wp:posOffset>576884</wp:posOffset>
                      </wp:positionH>
                      <wp:positionV relativeFrom="paragraph">
                        <wp:posOffset>27526</wp:posOffset>
                      </wp:positionV>
                      <wp:extent cx="1038225" cy="1050290"/>
                      <wp:effectExtent l="0" t="0" r="9525" b="0"/>
                      <wp:wrapNone/>
                      <wp:docPr id="192727076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050290"/>
                                <a:chOff x="0" y="0"/>
                                <a:chExt cx="1038225" cy="1050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Picture 17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3"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76521" r="1493" b="82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38225" cy="1050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954332369" name="Rectangle 1"/>
                              <wps:cNvSpPr/>
                              <wps:spPr>
                                <a:xfrm>
                                  <a:off x="898497" y="63610"/>
                                  <a:ext cx="107950" cy="1079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6C7FD" id="Group 1" o:spid="_x0000_s1026" style="position:absolute;margin-left:45.4pt;margin-top:2.15pt;width:81.75pt;height:82.7pt;z-index:251711488" coordsize="10382,1050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">
                      <v:shape id="Picture 17" o:spid="_x0000_s1027" type="#_x0000_t75" style="position:absolute;width:10382;height:10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">
                        <v:imagedata r:id="rId14" o:title="" cropbottom="5424f" cropleft="50149f" cropright="978f" grayscale="t"/>
                      </v:shape>
                      <v:rect id="Rectangle 1" o:spid="_x0000_s1028" style="position:absolute;left:8984;top:636;width:1080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" fillcolor="window" strokecolor="windowText" strokeweight="1pt"/>
                    </v:group>
                  </w:pict>
                </mc:Fallback>
              </mc:AlternateContent>
            </w:r>
            <w:r w:rsidRPr="004D2558">
              <w:t xml:space="preserve"> </w:t>
            </w:r>
          </w:p>
          <w:p w14:paraId="1D152C77" w14:textId="77777777" w:rsidR="00D77BF2" w:rsidRPr="004D2558" w:rsidRDefault="00D77BF2" w:rsidP="00D77BF2">
            <w:pPr>
              <w:spacing w:line="276" w:lineRule="auto"/>
            </w:pPr>
          </w:p>
          <w:p w14:paraId="50578D9F" w14:textId="77777777" w:rsidR="00D77BF2" w:rsidRPr="004D2558" w:rsidRDefault="00D77BF2" w:rsidP="00D77BF2">
            <w:pPr>
              <w:spacing w:line="276" w:lineRule="auto"/>
            </w:pPr>
          </w:p>
          <w:p w14:paraId="49E0F609" w14:textId="77777777" w:rsidR="00D77BF2" w:rsidRPr="004D2558" w:rsidRDefault="00D77BF2" w:rsidP="00D77BF2">
            <w:pPr>
              <w:spacing w:line="276" w:lineRule="auto"/>
            </w:pPr>
          </w:p>
          <w:p w14:paraId="564B98FA" w14:textId="77777777" w:rsidR="00D77BF2" w:rsidRPr="004D2558" w:rsidRDefault="00D77BF2" w:rsidP="00D77BF2">
            <w:pPr>
              <w:spacing w:line="276" w:lineRule="auto"/>
            </w:pPr>
          </w:p>
          <w:p w14:paraId="2D388344" w14:textId="77777777" w:rsidR="00D77BF2" w:rsidRPr="004D2558" w:rsidRDefault="00D77BF2" w:rsidP="00D77BF2">
            <w:pPr>
              <w:spacing w:line="276" w:lineRule="auto"/>
            </w:pPr>
          </w:p>
          <w:p w14:paraId="6C109660" w14:textId="77777777" w:rsidR="00D77BF2" w:rsidRPr="004D2558" w:rsidRDefault="00D77BF2" w:rsidP="00D77BF2">
            <w:pPr>
              <w:spacing w:line="276" w:lineRule="auto"/>
            </w:pPr>
          </w:p>
          <w:p w14:paraId="5365D670" w14:textId="77777777" w:rsidR="00D77BF2" w:rsidRDefault="00D77BF2" w:rsidP="00D77BF2">
            <w:pPr>
              <w:spacing w:line="276" w:lineRule="auto"/>
            </w:pPr>
          </w:p>
          <w:p w14:paraId="33DE4800" w14:textId="7F1BDE03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5"/>
      <w:bookmarkEnd w:id="6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77BF2" w:rsidRPr="00343657" w14:paraId="3FFBD156" w14:textId="77777777" w:rsidTr="00E510C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4E616A" w14:textId="77777777" w:rsidR="00D77BF2" w:rsidRPr="00CB3521" w:rsidRDefault="00D77BF2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Classifying Triangles According to Angle Properties</w:t>
            </w:r>
          </w:p>
        </w:tc>
      </w:tr>
      <w:tr w:rsidR="00D77BF2" w:rsidRPr="00343657" w14:paraId="1A7C7051" w14:textId="77777777" w:rsidTr="00E510CE">
        <w:trPr>
          <w:trHeight w:val="340"/>
        </w:trPr>
        <w:tc>
          <w:tcPr>
            <w:tcW w:w="3401" w:type="dxa"/>
            <w:tcBorders>
              <w:top w:val="nil"/>
              <w:bottom w:val="nil"/>
            </w:tcBorders>
            <w:vAlign w:val="center"/>
          </w:tcPr>
          <w:p w14:paraId="3A9AA211" w14:textId="70109CDD" w:rsidR="00D77BF2" w:rsidRPr="008F4BA3" w:rsidRDefault="00D77BF2" w:rsidP="00D77BF2">
            <w:pPr>
              <w:jc w:val="center"/>
              <w:rPr>
                <w:rFonts w:asciiTheme="majorHAnsi" w:hAnsiTheme="majorHAnsi" w:cstheme="majorHAnsi"/>
              </w:rPr>
            </w:pPr>
            <w:r w:rsidRPr="004D2558">
              <w:rPr>
                <w:b/>
                <w:bCs/>
              </w:rPr>
              <w:t>Equilateral Triangl</w:t>
            </w:r>
            <w:r>
              <w:rPr>
                <w:b/>
                <w:bCs/>
              </w:rPr>
              <w:t>e</w:t>
            </w:r>
          </w:p>
        </w:tc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59482723" w14:textId="76B918AB" w:rsidR="00D77BF2" w:rsidRPr="008F4BA3" w:rsidRDefault="00D77BF2" w:rsidP="00D77BF2">
            <w:pPr>
              <w:jc w:val="center"/>
              <w:rPr>
                <w:rFonts w:asciiTheme="majorHAnsi" w:hAnsiTheme="majorHAnsi" w:cstheme="majorHAnsi"/>
              </w:rPr>
            </w:pPr>
            <w:r w:rsidRPr="004D2558">
              <w:rPr>
                <w:b/>
                <w:bCs/>
              </w:rPr>
              <w:t>Isosceles Triangle</w:t>
            </w:r>
          </w:p>
        </w:tc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40125610" w14:textId="7B09CD2B" w:rsidR="00D77BF2" w:rsidRPr="008F4BA3" w:rsidRDefault="00D77BF2" w:rsidP="00D77BF2">
            <w:pPr>
              <w:jc w:val="center"/>
              <w:rPr>
                <w:rFonts w:asciiTheme="majorHAnsi" w:hAnsiTheme="majorHAnsi" w:cstheme="majorHAnsi"/>
              </w:rPr>
            </w:pPr>
            <w:r w:rsidRPr="004D2558">
              <w:rPr>
                <w:b/>
                <w:bCs/>
              </w:rPr>
              <w:t>Scalene Triangle</w:t>
            </w:r>
          </w:p>
        </w:tc>
      </w:tr>
      <w:tr w:rsidR="00D77BF2" w:rsidRPr="00343657" w14:paraId="1FA834DB" w14:textId="77777777" w:rsidTr="00E510CE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1C6CA53B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  <w:r w:rsidRPr="004D2558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0D5A405E" wp14:editId="5A641370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52070</wp:posOffset>
                  </wp:positionV>
                  <wp:extent cx="1425575" cy="1273175"/>
                  <wp:effectExtent l="0" t="0" r="3175" b="317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79152"/>
                          <a:stretch/>
                        </pic:blipFill>
                        <pic:spPr bwMode="auto">
                          <a:xfrm>
                            <a:off x="0" y="0"/>
                            <a:ext cx="1425575" cy="127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F0B7924" w14:textId="77777777" w:rsidR="00D77BF2" w:rsidRPr="004D2558" w:rsidRDefault="00D77BF2" w:rsidP="00D77BF2">
            <w:pPr>
              <w:spacing w:line="360" w:lineRule="auto"/>
              <w:jc w:val="center"/>
            </w:pPr>
          </w:p>
          <w:p w14:paraId="4633101A" w14:textId="77777777" w:rsidR="00D77BF2" w:rsidRPr="004D2558" w:rsidRDefault="00D77BF2" w:rsidP="00D77BF2">
            <w:pPr>
              <w:spacing w:line="360" w:lineRule="auto"/>
              <w:jc w:val="center"/>
            </w:pPr>
          </w:p>
          <w:p w14:paraId="2FFD8DDD" w14:textId="77777777" w:rsidR="00D77BF2" w:rsidRPr="004D2558" w:rsidRDefault="00D77BF2" w:rsidP="00D77BF2">
            <w:pPr>
              <w:spacing w:line="360" w:lineRule="auto"/>
              <w:jc w:val="center"/>
            </w:pPr>
          </w:p>
          <w:p w14:paraId="2D3817A6" w14:textId="77777777" w:rsidR="00D77BF2" w:rsidRPr="004D2558" w:rsidRDefault="00D77BF2" w:rsidP="00D77BF2">
            <w:pPr>
              <w:spacing w:line="360" w:lineRule="auto"/>
            </w:pPr>
          </w:p>
          <w:p w14:paraId="5BF01644" w14:textId="77777777" w:rsidR="00D77BF2" w:rsidRPr="004D2558" w:rsidRDefault="00D77BF2" w:rsidP="00D77BF2">
            <w:pPr>
              <w:spacing w:line="360" w:lineRule="auto"/>
              <w:jc w:val="center"/>
            </w:pPr>
          </w:p>
          <w:p w14:paraId="24931C2D" w14:textId="77777777" w:rsidR="00D77BF2" w:rsidRPr="004D2558" w:rsidRDefault="00D77BF2" w:rsidP="00D77BF2">
            <w:pPr>
              <w:spacing w:line="360" w:lineRule="auto"/>
            </w:pPr>
            <w:r w:rsidRPr="004D2558">
              <w:t>All sides the same length</w:t>
            </w:r>
          </w:p>
          <w:p w14:paraId="2F686210" w14:textId="3AACAC49" w:rsidR="00D77BF2" w:rsidRPr="008F4BA3" w:rsidRDefault="00D77BF2" w:rsidP="00D77BF2">
            <w:pPr>
              <w:rPr>
                <w:rFonts w:asciiTheme="majorHAnsi" w:hAnsiTheme="majorHAnsi" w:cstheme="majorHAnsi"/>
              </w:rPr>
            </w:pPr>
            <w:r w:rsidRPr="004D2558">
              <w:t>All angles the same (60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4D2558">
              <w:t>)</w:t>
            </w: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4C4A9FDB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  <w:r w:rsidRPr="004D2558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207AA3B" wp14:editId="0B1A6903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59690</wp:posOffset>
                  </wp:positionV>
                  <wp:extent cx="1425575" cy="1273175"/>
                  <wp:effectExtent l="0" t="0" r="3175" b="317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35023" r="44129"/>
                          <a:stretch/>
                        </pic:blipFill>
                        <pic:spPr bwMode="auto">
                          <a:xfrm>
                            <a:off x="0" y="0"/>
                            <a:ext cx="1425575" cy="127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5E36B2C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60937649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142DBFAA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3A1E9AE0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43284D1B" w14:textId="77777777" w:rsidR="00D77BF2" w:rsidRPr="004D2558" w:rsidRDefault="00D77BF2" w:rsidP="00D77BF2">
            <w:pPr>
              <w:spacing w:line="360" w:lineRule="auto"/>
              <w:rPr>
                <w:b/>
                <w:bCs/>
              </w:rPr>
            </w:pPr>
          </w:p>
          <w:p w14:paraId="7C22D474" w14:textId="77777777" w:rsidR="00D77BF2" w:rsidRPr="004D2558" w:rsidRDefault="00D77BF2" w:rsidP="00D77BF2">
            <w:pPr>
              <w:spacing w:line="360" w:lineRule="auto"/>
            </w:pPr>
            <w:r w:rsidRPr="004D2558">
              <w:t>Two side lengths equal</w:t>
            </w:r>
          </w:p>
          <w:p w14:paraId="5F3D6990" w14:textId="77777777" w:rsidR="00D77BF2" w:rsidRPr="004D2558" w:rsidRDefault="00D77BF2" w:rsidP="00D77BF2">
            <w:pPr>
              <w:spacing w:line="360" w:lineRule="auto"/>
              <w:rPr>
                <w:b/>
                <w:bCs/>
              </w:rPr>
            </w:pPr>
            <w:r w:rsidRPr="004D2558">
              <w:t>Two angles the same</w:t>
            </w:r>
          </w:p>
          <w:p w14:paraId="34A280B1" w14:textId="77777777" w:rsidR="00D77BF2" w:rsidRPr="008F4BA3" w:rsidRDefault="00D77BF2" w:rsidP="00D77BF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0F3B47D3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703F11D0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3E9B4030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  <w:r w:rsidRPr="004D2558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530B4D64" wp14:editId="73A4DCF3">
                  <wp:simplePos x="0" y="0"/>
                  <wp:positionH relativeFrom="column">
                    <wp:posOffset>-17476</wp:posOffset>
                  </wp:positionH>
                  <wp:positionV relativeFrom="paragraph">
                    <wp:posOffset>66040</wp:posOffset>
                  </wp:positionV>
                  <wp:extent cx="2072640" cy="739775"/>
                  <wp:effectExtent l="0" t="0" r="3810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68375" r="1292" b="41831"/>
                          <a:stretch/>
                        </pic:blipFill>
                        <pic:spPr bwMode="auto">
                          <a:xfrm>
                            <a:off x="0" y="0"/>
                            <a:ext cx="2072640" cy="73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FA535E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725D267F" w14:textId="77777777" w:rsidR="00D77BF2" w:rsidRPr="004D2558" w:rsidRDefault="00D77BF2" w:rsidP="00D77BF2">
            <w:pPr>
              <w:spacing w:line="360" w:lineRule="auto"/>
              <w:jc w:val="center"/>
              <w:rPr>
                <w:b/>
                <w:bCs/>
              </w:rPr>
            </w:pPr>
          </w:p>
          <w:p w14:paraId="7A9ABECF" w14:textId="77777777" w:rsidR="00D77BF2" w:rsidRPr="004D2558" w:rsidRDefault="00D77BF2" w:rsidP="00D77BF2">
            <w:pPr>
              <w:spacing w:line="360" w:lineRule="auto"/>
              <w:rPr>
                <w:b/>
                <w:bCs/>
              </w:rPr>
            </w:pPr>
          </w:p>
          <w:p w14:paraId="1D9701F7" w14:textId="77777777" w:rsidR="00D77BF2" w:rsidRPr="004D2558" w:rsidRDefault="00D77BF2" w:rsidP="00D77BF2">
            <w:pPr>
              <w:spacing w:line="360" w:lineRule="auto"/>
            </w:pPr>
            <w:r w:rsidRPr="004D2558">
              <w:t>All three sides different.</w:t>
            </w:r>
          </w:p>
          <w:p w14:paraId="45331076" w14:textId="77777777" w:rsidR="00D77BF2" w:rsidRPr="004D2558" w:rsidRDefault="00D77BF2" w:rsidP="00D77BF2">
            <w:pPr>
              <w:spacing w:line="360" w:lineRule="auto"/>
            </w:pPr>
            <w:r w:rsidRPr="004D2558">
              <w:t>All angles different.</w:t>
            </w:r>
          </w:p>
          <w:p w14:paraId="6FDD80EF" w14:textId="77777777" w:rsidR="00D77BF2" w:rsidRPr="008F4BA3" w:rsidRDefault="00D77BF2" w:rsidP="00D77BF2">
            <w:pPr>
              <w:rPr>
                <w:rFonts w:asciiTheme="majorHAnsi" w:hAnsiTheme="majorHAnsi" w:cstheme="majorHAnsi"/>
              </w:rPr>
            </w:pPr>
          </w:p>
        </w:tc>
      </w:tr>
    </w:tbl>
    <w:p w14:paraId="56EC1F4D" w14:textId="77777777" w:rsidR="00D77BF2" w:rsidRDefault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77BF2" w:rsidRPr="00273DC4" w14:paraId="37770847" w14:textId="77777777" w:rsidTr="00E510C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B3D3DC2" w14:textId="14F81387" w:rsidR="00D77BF2" w:rsidRPr="00CB3521" w:rsidRDefault="00D77BF2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Classify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triangle based 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side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property</w:t>
            </w:r>
          </w:p>
        </w:tc>
      </w:tr>
      <w:tr w:rsidR="00D77BF2" w:rsidRPr="00343657" w14:paraId="55A41D7F" w14:textId="77777777" w:rsidTr="00E510CE">
        <w:tc>
          <w:tcPr>
            <w:tcW w:w="10205" w:type="dxa"/>
            <w:gridSpan w:val="3"/>
            <w:tcBorders>
              <w:bottom w:val="nil"/>
            </w:tcBorders>
          </w:tcPr>
          <w:p w14:paraId="6C856C99" w14:textId="23B3FF3D" w:rsidR="00D77BF2" w:rsidRPr="00343657" w:rsidRDefault="00D77BF2" w:rsidP="00E510C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Classify these triangles </w:t>
            </w:r>
            <w:r>
              <w:rPr>
                <w:rFonts w:asciiTheme="majorHAnsi" w:hAnsiTheme="majorHAnsi" w:cstheme="majorHAnsi"/>
              </w:rPr>
              <w:t>as equilateral, isosceles, or scalene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D77BF2" w:rsidRPr="001D540C" w14:paraId="355475DF" w14:textId="77777777" w:rsidTr="00E510C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572EC0" w14:textId="77777777" w:rsidR="00D77BF2" w:rsidRPr="004D2558" w:rsidRDefault="00D77BF2" w:rsidP="009819DF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0AC6E63D" wp14:editId="0B7B79A5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67496</wp:posOffset>
                  </wp:positionV>
                  <wp:extent cx="1045960" cy="621521"/>
                  <wp:effectExtent l="0" t="0" r="1905" b="762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063" r="77649" b="71873"/>
                          <a:stretch/>
                        </pic:blipFill>
                        <pic:spPr bwMode="auto">
                          <a:xfrm>
                            <a:off x="0" y="0"/>
                            <a:ext cx="1046630" cy="621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13A92377" w14:textId="77777777" w:rsidR="00D77BF2" w:rsidRPr="004D2558" w:rsidRDefault="00D77BF2" w:rsidP="00D77BF2">
            <w:pPr>
              <w:spacing w:line="276" w:lineRule="auto"/>
            </w:pPr>
          </w:p>
          <w:p w14:paraId="5AC24A0C" w14:textId="77777777" w:rsidR="00D77BF2" w:rsidRPr="004D2558" w:rsidRDefault="00D77BF2" w:rsidP="00D77BF2">
            <w:pPr>
              <w:spacing w:line="276" w:lineRule="auto"/>
            </w:pPr>
          </w:p>
          <w:p w14:paraId="6A9F8294" w14:textId="77777777" w:rsidR="00D77BF2" w:rsidRPr="004D2558" w:rsidRDefault="00D77BF2" w:rsidP="00D77BF2">
            <w:pPr>
              <w:spacing w:line="276" w:lineRule="auto"/>
            </w:pPr>
          </w:p>
          <w:p w14:paraId="046147E7" w14:textId="77777777" w:rsidR="00D77BF2" w:rsidRPr="004D2558" w:rsidRDefault="00D77BF2" w:rsidP="00D77BF2">
            <w:pPr>
              <w:spacing w:line="276" w:lineRule="auto"/>
            </w:pPr>
          </w:p>
          <w:p w14:paraId="23101E1F" w14:textId="77777777" w:rsidR="00D77BF2" w:rsidRPr="004D2558" w:rsidRDefault="00D77BF2" w:rsidP="00D77BF2">
            <w:pPr>
              <w:spacing w:line="276" w:lineRule="auto"/>
            </w:pPr>
          </w:p>
          <w:p w14:paraId="3C603D64" w14:textId="77777777" w:rsidR="00D77BF2" w:rsidRDefault="00D77BF2" w:rsidP="00D77BF2">
            <w:pPr>
              <w:spacing w:line="276" w:lineRule="auto"/>
            </w:pPr>
          </w:p>
          <w:p w14:paraId="5AF819EA" w14:textId="1519C985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F66D5C" w14:textId="77777777" w:rsidR="00D77BF2" w:rsidRPr="004D2558" w:rsidRDefault="00D77BF2" w:rsidP="009819DF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1F9D431C" wp14:editId="6F24487C">
                  <wp:simplePos x="0" y="0"/>
                  <wp:positionH relativeFrom="column">
                    <wp:posOffset>349624</wp:posOffset>
                  </wp:positionH>
                  <wp:positionV relativeFrom="paragraph">
                    <wp:posOffset>67497</wp:posOffset>
                  </wp:positionV>
                  <wp:extent cx="1098176" cy="696716"/>
                  <wp:effectExtent l="0" t="0" r="6985" b="8255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39860" t="1527" r="40930" b="66910"/>
                          <a:stretch/>
                        </pic:blipFill>
                        <pic:spPr bwMode="auto">
                          <a:xfrm>
                            <a:off x="0" y="0"/>
                            <a:ext cx="1099255" cy="697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7ACE21A8" w14:textId="77777777" w:rsidR="00D77BF2" w:rsidRPr="004D2558" w:rsidRDefault="00D77BF2" w:rsidP="00D77BF2">
            <w:pPr>
              <w:spacing w:line="276" w:lineRule="auto"/>
            </w:pPr>
          </w:p>
          <w:p w14:paraId="50EE35EC" w14:textId="77777777" w:rsidR="00D77BF2" w:rsidRPr="004D2558" w:rsidRDefault="00D77BF2" w:rsidP="00D77BF2">
            <w:pPr>
              <w:spacing w:line="276" w:lineRule="auto"/>
            </w:pPr>
          </w:p>
          <w:p w14:paraId="5D977D5E" w14:textId="77777777" w:rsidR="00D77BF2" w:rsidRPr="004D2558" w:rsidRDefault="00D77BF2" w:rsidP="00D77BF2">
            <w:pPr>
              <w:spacing w:line="276" w:lineRule="auto"/>
            </w:pPr>
          </w:p>
          <w:p w14:paraId="17B168CD" w14:textId="77777777" w:rsidR="00D77BF2" w:rsidRPr="004D2558" w:rsidRDefault="00D77BF2" w:rsidP="00D77BF2">
            <w:pPr>
              <w:spacing w:line="276" w:lineRule="auto"/>
            </w:pPr>
          </w:p>
          <w:p w14:paraId="0C0E384C" w14:textId="77777777" w:rsidR="00D77BF2" w:rsidRPr="004D2558" w:rsidRDefault="00D77BF2" w:rsidP="00D77BF2">
            <w:pPr>
              <w:spacing w:line="276" w:lineRule="auto"/>
            </w:pPr>
          </w:p>
          <w:p w14:paraId="18927B73" w14:textId="77777777" w:rsidR="00D77BF2" w:rsidRDefault="00D77BF2" w:rsidP="00D77BF2">
            <w:pPr>
              <w:spacing w:line="276" w:lineRule="auto"/>
            </w:pPr>
          </w:p>
          <w:p w14:paraId="6D55D353" w14:textId="1954B063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FDA98B" w14:textId="77777777" w:rsidR="00D77BF2" w:rsidRPr="004D2558" w:rsidRDefault="00D77BF2" w:rsidP="009819DF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493289BE" wp14:editId="32DB2307">
                  <wp:simplePos x="0" y="0"/>
                  <wp:positionH relativeFrom="column">
                    <wp:posOffset>683895</wp:posOffset>
                  </wp:positionH>
                  <wp:positionV relativeFrom="paragraph">
                    <wp:posOffset>25363</wp:posOffset>
                  </wp:positionV>
                  <wp:extent cx="753278" cy="1117415"/>
                  <wp:effectExtent l="0" t="0" r="8890" b="6985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75333" t="1528" r="11227" b="46848"/>
                          <a:stretch/>
                        </pic:blipFill>
                        <pic:spPr bwMode="auto">
                          <a:xfrm>
                            <a:off x="0" y="0"/>
                            <a:ext cx="753278" cy="1117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675E13EF" w14:textId="77777777" w:rsidR="00D77BF2" w:rsidRPr="004D2558" w:rsidRDefault="00D77BF2" w:rsidP="00D77BF2">
            <w:pPr>
              <w:spacing w:line="276" w:lineRule="auto"/>
            </w:pPr>
          </w:p>
          <w:p w14:paraId="1F2F9AE2" w14:textId="77777777" w:rsidR="00D77BF2" w:rsidRPr="004D2558" w:rsidRDefault="00D77BF2" w:rsidP="00D77BF2">
            <w:pPr>
              <w:spacing w:line="276" w:lineRule="auto"/>
            </w:pPr>
          </w:p>
          <w:p w14:paraId="00558887" w14:textId="77777777" w:rsidR="00D77BF2" w:rsidRPr="004D2558" w:rsidRDefault="00D77BF2" w:rsidP="00D77BF2">
            <w:pPr>
              <w:spacing w:line="276" w:lineRule="auto"/>
            </w:pPr>
          </w:p>
          <w:p w14:paraId="6C634DE6" w14:textId="77777777" w:rsidR="00D77BF2" w:rsidRPr="004D2558" w:rsidRDefault="00D77BF2" w:rsidP="00D77BF2">
            <w:pPr>
              <w:spacing w:line="276" w:lineRule="auto"/>
            </w:pPr>
          </w:p>
          <w:p w14:paraId="38B06CDD" w14:textId="77777777" w:rsidR="00D77BF2" w:rsidRPr="004D2558" w:rsidRDefault="00D77BF2" w:rsidP="00D77BF2">
            <w:pPr>
              <w:spacing w:line="276" w:lineRule="auto"/>
            </w:pPr>
            <w:r w:rsidRPr="004D2558">
              <w:t xml:space="preserve"> </w:t>
            </w:r>
          </w:p>
          <w:p w14:paraId="634D2955" w14:textId="77777777" w:rsidR="00D77BF2" w:rsidRPr="004D2558" w:rsidRDefault="00D77BF2" w:rsidP="00D77BF2">
            <w:pPr>
              <w:spacing w:line="276" w:lineRule="auto"/>
            </w:pPr>
          </w:p>
          <w:p w14:paraId="72D01F7A" w14:textId="60FF7ADD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77BF2" w:rsidRPr="001D540C" w14:paraId="78C6CF89" w14:textId="77777777" w:rsidTr="00E510C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DB97B1" w14:textId="77777777" w:rsidR="00D77BF2" w:rsidRPr="004D2558" w:rsidRDefault="00D77BF2" w:rsidP="009819DF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1971366D" wp14:editId="2741A966">
                  <wp:simplePos x="0" y="0"/>
                  <wp:positionH relativeFrom="column">
                    <wp:posOffset>426010</wp:posOffset>
                  </wp:positionH>
                  <wp:positionV relativeFrom="paragraph">
                    <wp:posOffset>72727</wp:posOffset>
                  </wp:positionV>
                  <wp:extent cx="1044575" cy="860425"/>
                  <wp:effectExtent l="0" t="0" r="3175" b="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063" t="55015" r="77649" b="6007"/>
                          <a:stretch/>
                        </pic:blipFill>
                        <pic:spPr bwMode="auto">
                          <a:xfrm>
                            <a:off x="0" y="0"/>
                            <a:ext cx="1044575" cy="86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5257141A" w14:textId="77777777" w:rsidR="00D77BF2" w:rsidRPr="004D2558" w:rsidRDefault="00D77BF2" w:rsidP="00D77BF2">
            <w:pPr>
              <w:spacing w:line="276" w:lineRule="auto"/>
            </w:pPr>
          </w:p>
          <w:p w14:paraId="71AB0920" w14:textId="77777777" w:rsidR="00D77BF2" w:rsidRPr="004D2558" w:rsidRDefault="00D77BF2" w:rsidP="00D77BF2">
            <w:pPr>
              <w:spacing w:line="276" w:lineRule="auto"/>
            </w:pPr>
          </w:p>
          <w:p w14:paraId="498A0F1B" w14:textId="77777777" w:rsidR="00D77BF2" w:rsidRPr="004D2558" w:rsidRDefault="00D77BF2" w:rsidP="00D77BF2">
            <w:pPr>
              <w:spacing w:line="276" w:lineRule="auto"/>
            </w:pPr>
          </w:p>
          <w:p w14:paraId="507249A9" w14:textId="77777777" w:rsidR="00D77BF2" w:rsidRPr="004D2558" w:rsidRDefault="00D77BF2" w:rsidP="00D77BF2">
            <w:pPr>
              <w:spacing w:line="276" w:lineRule="auto"/>
            </w:pPr>
          </w:p>
          <w:p w14:paraId="4B80C3D7" w14:textId="77777777" w:rsidR="00D77BF2" w:rsidRPr="004D2558" w:rsidRDefault="00D77BF2" w:rsidP="00D77BF2">
            <w:pPr>
              <w:spacing w:line="276" w:lineRule="auto"/>
            </w:pPr>
          </w:p>
          <w:p w14:paraId="25E5FB14" w14:textId="77777777" w:rsidR="00D77BF2" w:rsidRDefault="00D77BF2" w:rsidP="00D77BF2">
            <w:pPr>
              <w:spacing w:line="276" w:lineRule="auto"/>
            </w:pPr>
          </w:p>
          <w:p w14:paraId="0D0ECBD0" w14:textId="74D7D6A8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0C8892" w14:textId="77777777" w:rsidR="00D77BF2" w:rsidRPr="004D2558" w:rsidRDefault="00D77BF2" w:rsidP="009819DF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1A7687A0" wp14:editId="503DD7C5">
                  <wp:simplePos x="0" y="0"/>
                  <wp:positionH relativeFrom="column">
                    <wp:posOffset>433892</wp:posOffset>
                  </wp:positionH>
                  <wp:positionV relativeFrom="paragraph">
                    <wp:posOffset>41910</wp:posOffset>
                  </wp:positionV>
                  <wp:extent cx="1075690" cy="891540"/>
                  <wp:effectExtent l="0" t="0" r="0" b="381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0005" t="55015" r="41158" b="4577"/>
                          <a:stretch/>
                        </pic:blipFill>
                        <pic:spPr bwMode="auto">
                          <a:xfrm>
                            <a:off x="0" y="0"/>
                            <a:ext cx="1075690" cy="89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04E00CB4" w14:textId="77777777" w:rsidR="00D77BF2" w:rsidRPr="004D2558" w:rsidRDefault="00D77BF2" w:rsidP="00D77BF2">
            <w:pPr>
              <w:spacing w:line="276" w:lineRule="auto"/>
            </w:pPr>
          </w:p>
          <w:p w14:paraId="225409B1" w14:textId="77777777" w:rsidR="00D77BF2" w:rsidRPr="004D2558" w:rsidRDefault="00D77BF2" w:rsidP="00D77BF2">
            <w:pPr>
              <w:spacing w:line="276" w:lineRule="auto"/>
            </w:pPr>
          </w:p>
          <w:p w14:paraId="0D049CE7" w14:textId="77777777" w:rsidR="00D77BF2" w:rsidRPr="004D2558" w:rsidRDefault="00D77BF2" w:rsidP="00D77BF2">
            <w:pPr>
              <w:spacing w:line="276" w:lineRule="auto"/>
            </w:pPr>
          </w:p>
          <w:p w14:paraId="0503F5FB" w14:textId="77777777" w:rsidR="00D77BF2" w:rsidRPr="004D2558" w:rsidRDefault="00D77BF2" w:rsidP="00D77BF2">
            <w:pPr>
              <w:spacing w:line="276" w:lineRule="auto"/>
            </w:pPr>
          </w:p>
          <w:p w14:paraId="04004A2C" w14:textId="77777777" w:rsidR="00D77BF2" w:rsidRPr="004D2558" w:rsidRDefault="00D77BF2" w:rsidP="00D77BF2">
            <w:pPr>
              <w:spacing w:line="276" w:lineRule="auto"/>
            </w:pPr>
          </w:p>
          <w:p w14:paraId="1A2A1F00" w14:textId="77777777" w:rsidR="00D77BF2" w:rsidRDefault="00D77BF2" w:rsidP="00D77BF2">
            <w:pPr>
              <w:spacing w:line="276" w:lineRule="auto"/>
            </w:pPr>
          </w:p>
          <w:p w14:paraId="4F3132C6" w14:textId="1A9C2F86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8B87D1" w14:textId="77777777" w:rsidR="00D77BF2" w:rsidRPr="004D2558" w:rsidRDefault="00D77BF2" w:rsidP="009819DF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6E3BEDCB" wp14:editId="0C1E7F7B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41910</wp:posOffset>
                  </wp:positionV>
                  <wp:extent cx="1382395" cy="934720"/>
                  <wp:effectExtent l="0" t="0" r="8255" b="0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75028" t="55263" r="762" b="2357"/>
                          <a:stretch/>
                        </pic:blipFill>
                        <pic:spPr bwMode="auto">
                          <a:xfrm>
                            <a:off x="0" y="0"/>
                            <a:ext cx="1382395" cy="93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56E6424D" w14:textId="77777777" w:rsidR="00D77BF2" w:rsidRPr="004D2558" w:rsidRDefault="00D77BF2" w:rsidP="00D77BF2">
            <w:pPr>
              <w:spacing w:line="276" w:lineRule="auto"/>
            </w:pPr>
          </w:p>
          <w:p w14:paraId="5A8A7B08" w14:textId="77777777" w:rsidR="00D77BF2" w:rsidRPr="004D2558" w:rsidRDefault="00D77BF2" w:rsidP="00D77BF2">
            <w:pPr>
              <w:spacing w:line="276" w:lineRule="auto"/>
            </w:pPr>
          </w:p>
          <w:p w14:paraId="0D9ED3CD" w14:textId="77777777" w:rsidR="00D77BF2" w:rsidRPr="004D2558" w:rsidRDefault="00D77BF2" w:rsidP="00D77BF2">
            <w:pPr>
              <w:spacing w:line="276" w:lineRule="auto"/>
            </w:pPr>
          </w:p>
          <w:p w14:paraId="2130168C" w14:textId="77777777" w:rsidR="00D77BF2" w:rsidRPr="004D2558" w:rsidRDefault="00D77BF2" w:rsidP="00D77BF2">
            <w:pPr>
              <w:spacing w:line="276" w:lineRule="auto"/>
            </w:pPr>
          </w:p>
          <w:p w14:paraId="4CDDBFBE" w14:textId="77777777" w:rsidR="00D77BF2" w:rsidRPr="004D2558" w:rsidRDefault="00D77BF2" w:rsidP="00D77BF2">
            <w:pPr>
              <w:spacing w:line="276" w:lineRule="auto"/>
            </w:pPr>
          </w:p>
          <w:p w14:paraId="7211AF6A" w14:textId="77777777" w:rsidR="00D77BF2" w:rsidRPr="004D2558" w:rsidRDefault="00D77BF2" w:rsidP="00D77BF2">
            <w:pPr>
              <w:spacing w:line="276" w:lineRule="auto"/>
            </w:pPr>
          </w:p>
          <w:p w14:paraId="4F2C7D11" w14:textId="44195344" w:rsidR="00D77BF2" w:rsidRPr="00D77BF2" w:rsidRDefault="00D77BF2" w:rsidP="00D77B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D748BD3" w14:textId="77777777" w:rsidR="00D77BF2" w:rsidRDefault="00D77BF2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B7309CA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78AE8733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52802F9D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57CC4C3F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37B02B87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3E5849F8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030F32F6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46EAA52D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2BD49878" w14:textId="77777777" w:rsidR="00D77BF2" w:rsidRPr="004D2558" w:rsidRDefault="00D77BF2" w:rsidP="00D77BF2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4D2558">
        <w:rPr>
          <w:b/>
          <w:caps/>
          <w:spacing w:val="15"/>
        </w:rPr>
        <w:lastRenderedPageBreak/>
        <w:t>Foundation</w:t>
      </w:r>
    </w:p>
    <w:p w14:paraId="15EA07BE" w14:textId="77777777" w:rsidR="00D77BF2" w:rsidRPr="004D2558" w:rsidRDefault="00D77BF2" w:rsidP="009819DF">
      <w:pPr>
        <w:numPr>
          <w:ilvl w:val="0"/>
          <w:numId w:val="19"/>
        </w:numPr>
        <w:contextualSpacing/>
      </w:pPr>
      <w:r w:rsidRPr="004D2558">
        <w:t>Classify these triangles. Circle every description that matches.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77BF2" w:rsidRPr="004D2558" w14:paraId="2B792495" w14:textId="77777777" w:rsidTr="00E510CE">
        <w:tc>
          <w:tcPr>
            <w:tcW w:w="5173" w:type="dxa"/>
          </w:tcPr>
          <w:p w14:paraId="4E37B6D3" w14:textId="77777777" w:rsidR="00D77BF2" w:rsidRPr="004D2558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3AA18DC8" wp14:editId="62C8F756">
                  <wp:simplePos x="0" y="0"/>
                  <wp:positionH relativeFrom="column">
                    <wp:posOffset>416038</wp:posOffset>
                  </wp:positionH>
                  <wp:positionV relativeFrom="paragraph">
                    <wp:posOffset>62865</wp:posOffset>
                  </wp:positionV>
                  <wp:extent cx="2492375" cy="1009650"/>
                  <wp:effectExtent l="0" t="0" r="3175" b="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3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4A6D9C56" w14:textId="77777777" w:rsidR="00D77BF2" w:rsidRPr="004D2558" w:rsidRDefault="00D77BF2" w:rsidP="00E510CE">
            <w:pPr>
              <w:spacing w:line="276" w:lineRule="auto"/>
            </w:pPr>
          </w:p>
          <w:p w14:paraId="6A13675B" w14:textId="77777777" w:rsidR="00D77BF2" w:rsidRPr="004D2558" w:rsidRDefault="00D77BF2" w:rsidP="00E510CE">
            <w:pPr>
              <w:spacing w:line="276" w:lineRule="auto"/>
            </w:pPr>
          </w:p>
          <w:p w14:paraId="0570FF47" w14:textId="77777777" w:rsidR="00D77BF2" w:rsidRPr="004D2558" w:rsidRDefault="00D77BF2" w:rsidP="00E510CE">
            <w:pPr>
              <w:spacing w:line="276" w:lineRule="auto"/>
            </w:pPr>
          </w:p>
          <w:p w14:paraId="5AFE0BE0" w14:textId="77777777" w:rsidR="00D77BF2" w:rsidRPr="004D2558" w:rsidRDefault="00D77BF2" w:rsidP="00E510CE">
            <w:pPr>
              <w:spacing w:line="276" w:lineRule="auto"/>
            </w:pPr>
          </w:p>
          <w:p w14:paraId="5F1A7C58" w14:textId="77777777" w:rsidR="00D77BF2" w:rsidRPr="004D2558" w:rsidRDefault="00D77BF2" w:rsidP="00E510CE">
            <w:pPr>
              <w:spacing w:line="276" w:lineRule="auto"/>
            </w:pPr>
          </w:p>
          <w:p w14:paraId="1621325C" w14:textId="77777777" w:rsidR="00D77BF2" w:rsidRPr="004D2558" w:rsidRDefault="00D77BF2" w:rsidP="00E510CE">
            <w:pPr>
              <w:pStyle w:val="Answer"/>
            </w:pPr>
            <w:r>
              <w:t>Scalene, acute</w:t>
            </w:r>
          </w:p>
        </w:tc>
        <w:tc>
          <w:tcPr>
            <w:tcW w:w="5174" w:type="dxa"/>
          </w:tcPr>
          <w:p w14:paraId="1295A69A" w14:textId="77777777" w:rsidR="00D77BF2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52C59B99" wp14:editId="01EF1201">
                  <wp:simplePos x="0" y="0"/>
                  <wp:positionH relativeFrom="column">
                    <wp:posOffset>408081</wp:posOffset>
                  </wp:positionH>
                  <wp:positionV relativeFrom="paragraph">
                    <wp:posOffset>24765</wp:posOffset>
                  </wp:positionV>
                  <wp:extent cx="2540635" cy="1084580"/>
                  <wp:effectExtent l="0" t="0" r="0" b="1270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3933" r="58913" b="56064"/>
                          <a:stretch/>
                        </pic:blipFill>
                        <pic:spPr bwMode="auto">
                          <a:xfrm>
                            <a:off x="0" y="0"/>
                            <a:ext cx="2540635" cy="10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2517BF" w14:textId="77777777" w:rsidR="00D77BF2" w:rsidRDefault="00D77BF2" w:rsidP="00E510CE">
            <w:pPr>
              <w:spacing w:line="276" w:lineRule="auto"/>
              <w:contextualSpacing/>
            </w:pPr>
          </w:p>
          <w:p w14:paraId="340CBDE6" w14:textId="77777777" w:rsidR="00D77BF2" w:rsidRDefault="00D77BF2" w:rsidP="00E510CE">
            <w:pPr>
              <w:spacing w:line="276" w:lineRule="auto"/>
              <w:contextualSpacing/>
            </w:pPr>
          </w:p>
          <w:p w14:paraId="67DDED47" w14:textId="77777777" w:rsidR="00D77BF2" w:rsidRDefault="00D77BF2" w:rsidP="00E510CE">
            <w:pPr>
              <w:spacing w:line="276" w:lineRule="auto"/>
              <w:contextualSpacing/>
            </w:pPr>
          </w:p>
          <w:p w14:paraId="47E4BCFF" w14:textId="77777777" w:rsidR="00D77BF2" w:rsidRDefault="00D77BF2" w:rsidP="00E510CE">
            <w:pPr>
              <w:spacing w:line="276" w:lineRule="auto"/>
              <w:contextualSpacing/>
            </w:pPr>
          </w:p>
          <w:p w14:paraId="2D33544F" w14:textId="77777777" w:rsidR="00D77BF2" w:rsidRDefault="00D77BF2" w:rsidP="00E510CE">
            <w:pPr>
              <w:spacing w:line="276" w:lineRule="auto"/>
              <w:contextualSpacing/>
            </w:pPr>
          </w:p>
          <w:p w14:paraId="25363417" w14:textId="77777777" w:rsidR="00D77BF2" w:rsidRPr="004D2558" w:rsidRDefault="00D77BF2" w:rsidP="00E510CE">
            <w:pPr>
              <w:pStyle w:val="Answer"/>
            </w:pPr>
            <w:r>
              <w:t>Scalene, right</w:t>
            </w:r>
          </w:p>
        </w:tc>
      </w:tr>
      <w:tr w:rsidR="00D77BF2" w:rsidRPr="004D2558" w14:paraId="71F7EFB1" w14:textId="77777777" w:rsidTr="00E510CE">
        <w:tc>
          <w:tcPr>
            <w:tcW w:w="5173" w:type="dxa"/>
          </w:tcPr>
          <w:p w14:paraId="617D33E1" w14:textId="77777777" w:rsidR="00D77BF2" w:rsidRPr="004D2558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B926689" wp14:editId="4A747C20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24765</wp:posOffset>
                  </wp:positionV>
                  <wp:extent cx="2540635" cy="1084580"/>
                  <wp:effectExtent l="0" t="0" r="0" b="1270"/>
                  <wp:wrapNone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56898" r="5948" b="56064"/>
                          <a:stretch/>
                        </pic:blipFill>
                        <pic:spPr bwMode="auto">
                          <a:xfrm>
                            <a:off x="0" y="0"/>
                            <a:ext cx="2540635" cy="10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1B3C3115" w14:textId="77777777" w:rsidR="00D77BF2" w:rsidRPr="004D2558" w:rsidRDefault="00D77BF2" w:rsidP="00E510CE">
            <w:pPr>
              <w:spacing w:line="276" w:lineRule="auto"/>
            </w:pPr>
          </w:p>
          <w:p w14:paraId="6F33AD25" w14:textId="77777777" w:rsidR="00D77BF2" w:rsidRPr="004D2558" w:rsidRDefault="00D77BF2" w:rsidP="00E510CE">
            <w:pPr>
              <w:spacing w:line="276" w:lineRule="auto"/>
            </w:pPr>
          </w:p>
          <w:p w14:paraId="2C865F53" w14:textId="77777777" w:rsidR="00D77BF2" w:rsidRPr="004D2558" w:rsidRDefault="00D77BF2" w:rsidP="00E510CE">
            <w:pPr>
              <w:spacing w:line="276" w:lineRule="auto"/>
            </w:pPr>
          </w:p>
          <w:p w14:paraId="3A03C8CC" w14:textId="77777777" w:rsidR="00D77BF2" w:rsidRPr="004D2558" w:rsidRDefault="00D77BF2" w:rsidP="00E510CE">
            <w:pPr>
              <w:spacing w:line="276" w:lineRule="auto"/>
            </w:pPr>
          </w:p>
          <w:p w14:paraId="3E3B0530" w14:textId="77777777" w:rsidR="00D77BF2" w:rsidRPr="004D2558" w:rsidRDefault="00D77BF2" w:rsidP="00E510CE">
            <w:pPr>
              <w:spacing w:line="276" w:lineRule="auto"/>
            </w:pPr>
          </w:p>
          <w:p w14:paraId="7942DC6C" w14:textId="77777777" w:rsidR="00D77BF2" w:rsidRPr="004D2558" w:rsidRDefault="00D77BF2" w:rsidP="00E510CE">
            <w:pPr>
              <w:pStyle w:val="Answer"/>
            </w:pPr>
            <w:r>
              <w:t>Equilateral, acute</w:t>
            </w:r>
          </w:p>
        </w:tc>
        <w:tc>
          <w:tcPr>
            <w:tcW w:w="5174" w:type="dxa"/>
          </w:tcPr>
          <w:p w14:paraId="150F2136" w14:textId="77777777" w:rsidR="00D77BF2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71CAA6BF" wp14:editId="066BE666">
                  <wp:simplePos x="0" y="0"/>
                  <wp:positionH relativeFrom="column">
                    <wp:posOffset>408081</wp:posOffset>
                  </wp:positionH>
                  <wp:positionV relativeFrom="paragraph">
                    <wp:posOffset>24765</wp:posOffset>
                  </wp:positionV>
                  <wp:extent cx="2540635" cy="1084580"/>
                  <wp:effectExtent l="0" t="0" r="0" b="1270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3933" t="56653" r="58913" b="-589"/>
                          <a:stretch/>
                        </pic:blipFill>
                        <pic:spPr bwMode="auto">
                          <a:xfrm>
                            <a:off x="0" y="0"/>
                            <a:ext cx="2540635" cy="10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79BF68" w14:textId="77777777" w:rsidR="00D77BF2" w:rsidRDefault="00D77BF2" w:rsidP="00E510CE">
            <w:pPr>
              <w:spacing w:line="276" w:lineRule="auto"/>
              <w:contextualSpacing/>
            </w:pPr>
          </w:p>
          <w:p w14:paraId="59B0A164" w14:textId="77777777" w:rsidR="00D77BF2" w:rsidRDefault="00D77BF2" w:rsidP="00E510CE">
            <w:pPr>
              <w:spacing w:line="276" w:lineRule="auto"/>
              <w:contextualSpacing/>
            </w:pPr>
          </w:p>
          <w:p w14:paraId="682C6466" w14:textId="77777777" w:rsidR="00D77BF2" w:rsidRDefault="00D77BF2" w:rsidP="00E510CE">
            <w:pPr>
              <w:spacing w:line="276" w:lineRule="auto"/>
              <w:contextualSpacing/>
            </w:pPr>
          </w:p>
          <w:p w14:paraId="0A149804" w14:textId="77777777" w:rsidR="00D77BF2" w:rsidRDefault="00D77BF2" w:rsidP="00E510CE">
            <w:pPr>
              <w:spacing w:line="276" w:lineRule="auto"/>
              <w:contextualSpacing/>
            </w:pPr>
          </w:p>
          <w:p w14:paraId="531887B3" w14:textId="77777777" w:rsidR="00D77BF2" w:rsidRDefault="00D77BF2" w:rsidP="00E510CE">
            <w:pPr>
              <w:spacing w:line="276" w:lineRule="auto"/>
              <w:contextualSpacing/>
            </w:pPr>
          </w:p>
          <w:p w14:paraId="6F1ACB58" w14:textId="77777777" w:rsidR="00D77BF2" w:rsidRPr="004D2558" w:rsidRDefault="00D77BF2" w:rsidP="00E510CE">
            <w:pPr>
              <w:pStyle w:val="Answer"/>
            </w:pPr>
            <w:r>
              <w:t>Isosceles, acute</w:t>
            </w:r>
          </w:p>
        </w:tc>
      </w:tr>
      <w:tr w:rsidR="00D77BF2" w:rsidRPr="004D2558" w14:paraId="0E44C31B" w14:textId="77777777" w:rsidTr="00E510CE">
        <w:tc>
          <w:tcPr>
            <w:tcW w:w="5173" w:type="dxa"/>
          </w:tcPr>
          <w:p w14:paraId="4FB35BE6" w14:textId="77777777" w:rsidR="00D77BF2" w:rsidRPr="004D2558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74729804" wp14:editId="6B3EBDCC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26035</wp:posOffset>
                  </wp:positionV>
                  <wp:extent cx="2540635" cy="733425"/>
                  <wp:effectExtent l="0" t="0" r="0" b="9525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56898" t="54474" r="5948" b="15815"/>
                          <a:stretch/>
                        </pic:blipFill>
                        <pic:spPr bwMode="auto">
                          <a:xfrm>
                            <a:off x="0" y="0"/>
                            <a:ext cx="2540635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D97779" w14:textId="77777777" w:rsidR="00D77BF2" w:rsidRPr="004D2558" w:rsidRDefault="00D77BF2" w:rsidP="00E510CE">
            <w:pPr>
              <w:spacing w:line="276" w:lineRule="auto"/>
            </w:pPr>
          </w:p>
          <w:p w14:paraId="67C92C87" w14:textId="77777777" w:rsidR="00D77BF2" w:rsidRPr="004D2558" w:rsidRDefault="00D77BF2" w:rsidP="00E510CE">
            <w:pPr>
              <w:spacing w:line="276" w:lineRule="auto"/>
            </w:pPr>
          </w:p>
          <w:p w14:paraId="2BBE3380" w14:textId="77777777" w:rsidR="00D77BF2" w:rsidRPr="004D2558" w:rsidRDefault="00D77BF2" w:rsidP="00E510CE">
            <w:pPr>
              <w:spacing w:line="276" w:lineRule="auto"/>
            </w:pPr>
          </w:p>
          <w:p w14:paraId="3ACA8407" w14:textId="77777777" w:rsidR="00D77BF2" w:rsidRPr="004D2558" w:rsidRDefault="00D77BF2" w:rsidP="00E510CE">
            <w:pPr>
              <w:spacing w:line="276" w:lineRule="auto"/>
            </w:pPr>
          </w:p>
          <w:p w14:paraId="0637C1CF" w14:textId="77777777" w:rsidR="00D77BF2" w:rsidRPr="004D2558" w:rsidRDefault="00D77BF2" w:rsidP="00E510CE">
            <w:pPr>
              <w:pStyle w:val="Answer"/>
            </w:pPr>
            <w:r>
              <w:t>Isosceles, obtuse</w:t>
            </w:r>
          </w:p>
        </w:tc>
        <w:tc>
          <w:tcPr>
            <w:tcW w:w="5174" w:type="dxa"/>
          </w:tcPr>
          <w:p w14:paraId="2412DDB2" w14:textId="77777777" w:rsidR="00D77BF2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61042E1F" wp14:editId="786A5491">
                  <wp:simplePos x="0" y="0"/>
                  <wp:positionH relativeFrom="column">
                    <wp:posOffset>272348</wp:posOffset>
                  </wp:positionH>
                  <wp:positionV relativeFrom="paragraph">
                    <wp:posOffset>136191</wp:posOffset>
                  </wp:positionV>
                  <wp:extent cx="1145025" cy="712303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4684"/>
                          <a:stretch/>
                        </pic:blipFill>
                        <pic:spPr bwMode="auto">
                          <a:xfrm>
                            <a:off x="0" y="0"/>
                            <a:ext cx="1145025" cy="712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223B41CD" wp14:editId="56582A84">
                  <wp:simplePos x="0" y="0"/>
                  <wp:positionH relativeFrom="column">
                    <wp:posOffset>1445260</wp:posOffset>
                  </wp:positionH>
                  <wp:positionV relativeFrom="paragraph">
                    <wp:posOffset>70485</wp:posOffset>
                  </wp:positionV>
                  <wp:extent cx="1389380" cy="733425"/>
                  <wp:effectExtent l="0" t="0" r="1270" b="9525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3731" t="54474" r="5948" b="15795"/>
                          <a:stretch/>
                        </pic:blipFill>
                        <pic:spPr bwMode="auto">
                          <a:xfrm>
                            <a:off x="0" y="0"/>
                            <a:ext cx="13893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CFB1B0" w14:textId="77777777" w:rsidR="00D77BF2" w:rsidRDefault="00D77BF2" w:rsidP="00E510CE">
            <w:pPr>
              <w:spacing w:line="276" w:lineRule="auto"/>
              <w:contextualSpacing/>
            </w:pPr>
          </w:p>
          <w:p w14:paraId="74E04D01" w14:textId="77777777" w:rsidR="00D77BF2" w:rsidRDefault="00D77BF2" w:rsidP="00E510CE">
            <w:pPr>
              <w:spacing w:line="276" w:lineRule="auto"/>
              <w:contextualSpacing/>
            </w:pPr>
          </w:p>
          <w:p w14:paraId="5BF715AD" w14:textId="77777777" w:rsidR="00D77BF2" w:rsidRDefault="00D77BF2" w:rsidP="00E510CE">
            <w:pPr>
              <w:spacing w:line="276" w:lineRule="auto"/>
              <w:contextualSpacing/>
            </w:pPr>
          </w:p>
          <w:p w14:paraId="3107776C" w14:textId="77777777" w:rsidR="00D77BF2" w:rsidRDefault="00D77BF2" w:rsidP="00E510CE">
            <w:pPr>
              <w:spacing w:line="276" w:lineRule="auto"/>
              <w:contextualSpacing/>
            </w:pPr>
          </w:p>
          <w:p w14:paraId="067D4174" w14:textId="77777777" w:rsidR="00D77BF2" w:rsidRPr="004D2558" w:rsidRDefault="00D77BF2" w:rsidP="00E510CE">
            <w:pPr>
              <w:pStyle w:val="Answer"/>
            </w:pPr>
            <w:r>
              <w:t>Scalene, right</w:t>
            </w:r>
          </w:p>
        </w:tc>
      </w:tr>
      <w:tr w:rsidR="00D77BF2" w:rsidRPr="004D2558" w14:paraId="74FD8AEA" w14:textId="77777777" w:rsidTr="00E510CE">
        <w:tc>
          <w:tcPr>
            <w:tcW w:w="5173" w:type="dxa"/>
          </w:tcPr>
          <w:p w14:paraId="7EFD8C9D" w14:textId="77777777" w:rsidR="00D77BF2" w:rsidRPr="004D2558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0F63EA04" wp14:editId="071549B0">
                  <wp:simplePos x="0" y="0"/>
                  <wp:positionH relativeFrom="column">
                    <wp:posOffset>459740</wp:posOffset>
                  </wp:positionH>
                  <wp:positionV relativeFrom="paragraph">
                    <wp:posOffset>135255</wp:posOffset>
                  </wp:positionV>
                  <wp:extent cx="832485" cy="784860"/>
                  <wp:effectExtent l="0" t="0" r="5715" b="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3277" r="14"/>
                          <a:stretch/>
                        </pic:blipFill>
                        <pic:spPr bwMode="auto">
                          <a:xfrm>
                            <a:off x="0" y="0"/>
                            <a:ext cx="832485" cy="784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6B89B2F" wp14:editId="03264766">
                  <wp:simplePos x="0" y="0"/>
                  <wp:positionH relativeFrom="column">
                    <wp:posOffset>1541145</wp:posOffset>
                  </wp:positionH>
                  <wp:positionV relativeFrom="paragraph">
                    <wp:posOffset>132080</wp:posOffset>
                  </wp:positionV>
                  <wp:extent cx="1389380" cy="733425"/>
                  <wp:effectExtent l="0" t="0" r="1270" b="9525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3731" t="54474" r="5948" b="15795"/>
                          <a:stretch/>
                        </pic:blipFill>
                        <pic:spPr bwMode="auto">
                          <a:xfrm>
                            <a:off x="0" y="0"/>
                            <a:ext cx="13893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0870DF" w14:textId="77777777" w:rsidR="00D77BF2" w:rsidRPr="004D2558" w:rsidRDefault="00D77BF2" w:rsidP="00E510CE">
            <w:pPr>
              <w:spacing w:line="276" w:lineRule="auto"/>
            </w:pPr>
          </w:p>
          <w:p w14:paraId="3EDF155F" w14:textId="77777777" w:rsidR="00D77BF2" w:rsidRPr="004D2558" w:rsidRDefault="00D77BF2" w:rsidP="00E510CE">
            <w:pPr>
              <w:spacing w:line="276" w:lineRule="auto"/>
            </w:pPr>
          </w:p>
          <w:p w14:paraId="0F43A8BE" w14:textId="77777777" w:rsidR="00D77BF2" w:rsidRPr="004D2558" w:rsidRDefault="00D77BF2" w:rsidP="00E510CE">
            <w:pPr>
              <w:spacing w:line="276" w:lineRule="auto"/>
            </w:pPr>
          </w:p>
          <w:p w14:paraId="31AD4296" w14:textId="77777777" w:rsidR="00D77BF2" w:rsidRPr="004D2558" w:rsidRDefault="00D77BF2" w:rsidP="00E510CE">
            <w:pPr>
              <w:spacing w:line="276" w:lineRule="auto"/>
            </w:pPr>
          </w:p>
          <w:p w14:paraId="5EE04BDB" w14:textId="77777777" w:rsidR="00D77BF2" w:rsidRPr="004D2558" w:rsidRDefault="00D77BF2" w:rsidP="00E510CE">
            <w:pPr>
              <w:pStyle w:val="Answer"/>
            </w:pPr>
            <w:r>
              <w:t>Isosceles, right</w:t>
            </w:r>
          </w:p>
        </w:tc>
        <w:tc>
          <w:tcPr>
            <w:tcW w:w="5174" w:type="dxa"/>
          </w:tcPr>
          <w:p w14:paraId="5DCB08D1" w14:textId="77777777" w:rsidR="00D77BF2" w:rsidRPr="004D2558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3712" behindDoc="0" locked="0" layoutInCell="1" allowOverlap="1" wp14:anchorId="6E8DC80D" wp14:editId="50409D2D">
                      <wp:simplePos x="0" y="0"/>
                      <wp:positionH relativeFrom="column">
                        <wp:posOffset>181880</wp:posOffset>
                      </wp:positionH>
                      <wp:positionV relativeFrom="paragraph">
                        <wp:posOffset>135350</wp:posOffset>
                      </wp:positionV>
                      <wp:extent cx="1264285" cy="786130"/>
                      <wp:effectExtent l="0" t="0" r="0" b="0"/>
                      <wp:wrapNone/>
                      <wp:docPr id="1575684712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4285" cy="786130"/>
                                <a:chOff x="0" y="0"/>
                                <a:chExt cx="1264285" cy="786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" name="Picture 57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9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0"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26484" r="4820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64285" cy="7861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4477" y="34046"/>
                                  <a:ext cx="335280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4F9A04" w14:textId="77777777" w:rsidR="00D77BF2" w:rsidRPr="009C033E" w:rsidRDefault="00D77BF2" w:rsidP="00D77BF2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95°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DC80D" id="Group 1" o:spid="_x0000_s1027" style="position:absolute;left:0;text-align:left;margin-left:14.3pt;margin-top:10.65pt;width:99.55pt;height:61.9pt;z-index:251763712;mso-position-horizontal-relative:text;mso-position-vertical-relative:text" coordsize="12642,786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">
                      <v:shape id="Picture 57" o:spid="_x0000_s1028" type="#_x0000_t75" style="position:absolute;width:12642;height:7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">
                        <v:imagedata r:id="rId21" o:title="" cropleft="17357f" cropright="31588f" grayscale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9" type="#_x0000_t202" style="position:absolute;left:5544;top:340;width:335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F4F9A04" w14:textId="77777777" w:rsidR="00D77BF2" w:rsidRPr="009C033E" w:rsidRDefault="00D77BF2" w:rsidP="00D77BF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95°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D2558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59DA9AE4" wp14:editId="32750AF9">
                  <wp:simplePos x="0" y="0"/>
                  <wp:positionH relativeFrom="column">
                    <wp:posOffset>1445260</wp:posOffset>
                  </wp:positionH>
                  <wp:positionV relativeFrom="paragraph">
                    <wp:posOffset>70485</wp:posOffset>
                  </wp:positionV>
                  <wp:extent cx="1389380" cy="733425"/>
                  <wp:effectExtent l="0" t="0" r="1270" b="9525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3731" t="54474" r="5948" b="15795"/>
                          <a:stretch/>
                        </pic:blipFill>
                        <pic:spPr bwMode="auto">
                          <a:xfrm>
                            <a:off x="0" y="0"/>
                            <a:ext cx="13893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511E2838" w14:textId="77777777" w:rsidR="00D77BF2" w:rsidRPr="004D2558" w:rsidRDefault="00D77BF2" w:rsidP="00E510CE">
            <w:pPr>
              <w:spacing w:line="276" w:lineRule="auto"/>
            </w:pPr>
          </w:p>
          <w:p w14:paraId="0CF9D493" w14:textId="77777777" w:rsidR="00D77BF2" w:rsidRPr="004D2558" w:rsidRDefault="00D77BF2" w:rsidP="00E510CE">
            <w:pPr>
              <w:spacing w:line="276" w:lineRule="auto"/>
            </w:pPr>
          </w:p>
          <w:p w14:paraId="675CB1EA" w14:textId="77777777" w:rsidR="00D77BF2" w:rsidRDefault="00D77BF2" w:rsidP="00E510CE">
            <w:pPr>
              <w:spacing w:line="276" w:lineRule="auto"/>
            </w:pPr>
          </w:p>
          <w:p w14:paraId="6A2245C8" w14:textId="77777777" w:rsidR="00D77BF2" w:rsidRDefault="00D77BF2" w:rsidP="00E510CE">
            <w:pPr>
              <w:spacing w:line="276" w:lineRule="auto"/>
            </w:pPr>
          </w:p>
          <w:p w14:paraId="3FDBF973" w14:textId="77777777" w:rsidR="00D77BF2" w:rsidRPr="004D2558" w:rsidRDefault="00D77BF2" w:rsidP="00E510CE">
            <w:pPr>
              <w:pStyle w:val="Answer"/>
            </w:pPr>
            <w:r>
              <w:t>Isosceles, obtuse</w:t>
            </w:r>
          </w:p>
        </w:tc>
      </w:tr>
      <w:tr w:rsidR="00D77BF2" w:rsidRPr="004D2558" w14:paraId="7DA2E055" w14:textId="77777777" w:rsidTr="00E510CE">
        <w:tc>
          <w:tcPr>
            <w:tcW w:w="5173" w:type="dxa"/>
          </w:tcPr>
          <w:p w14:paraId="3DC7208E" w14:textId="77777777" w:rsidR="00D77BF2" w:rsidRPr="004D2558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4F32CCBF" wp14:editId="6AE59081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136525</wp:posOffset>
                  </wp:positionV>
                  <wp:extent cx="1028610" cy="825391"/>
                  <wp:effectExtent l="0" t="0" r="635" b="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563" r="26820"/>
                          <a:stretch/>
                        </pic:blipFill>
                        <pic:spPr bwMode="auto">
                          <a:xfrm>
                            <a:off x="0" y="0"/>
                            <a:ext cx="1028610" cy="82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03E58BE5" wp14:editId="18347A61">
                  <wp:simplePos x="0" y="0"/>
                  <wp:positionH relativeFrom="column">
                    <wp:posOffset>1541145</wp:posOffset>
                  </wp:positionH>
                  <wp:positionV relativeFrom="paragraph">
                    <wp:posOffset>70485</wp:posOffset>
                  </wp:positionV>
                  <wp:extent cx="1389380" cy="733425"/>
                  <wp:effectExtent l="0" t="0" r="1270" b="9525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3731" t="54474" r="5948" b="15795"/>
                          <a:stretch/>
                        </pic:blipFill>
                        <pic:spPr bwMode="auto">
                          <a:xfrm>
                            <a:off x="0" y="0"/>
                            <a:ext cx="13893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38B0A5" w14:textId="77777777" w:rsidR="00D77BF2" w:rsidRPr="004D2558" w:rsidRDefault="00D77BF2" w:rsidP="00E510CE">
            <w:pPr>
              <w:spacing w:line="276" w:lineRule="auto"/>
            </w:pPr>
          </w:p>
          <w:p w14:paraId="68DD613C" w14:textId="77777777" w:rsidR="00D77BF2" w:rsidRPr="004D2558" w:rsidRDefault="00D77BF2" w:rsidP="00E510CE">
            <w:pPr>
              <w:spacing w:line="276" w:lineRule="auto"/>
            </w:pPr>
          </w:p>
          <w:p w14:paraId="0FE83CF3" w14:textId="77777777" w:rsidR="00D77BF2" w:rsidRPr="004D2558" w:rsidRDefault="00D77BF2" w:rsidP="00E510CE">
            <w:pPr>
              <w:spacing w:line="276" w:lineRule="auto"/>
            </w:pPr>
          </w:p>
          <w:p w14:paraId="5B76FD4F" w14:textId="77777777" w:rsidR="00D77BF2" w:rsidRPr="004D2558" w:rsidRDefault="00D77BF2" w:rsidP="00E510CE">
            <w:pPr>
              <w:spacing w:line="276" w:lineRule="auto"/>
            </w:pPr>
          </w:p>
          <w:p w14:paraId="7EE0A107" w14:textId="77777777" w:rsidR="00D77BF2" w:rsidRPr="004D2558" w:rsidRDefault="00D77BF2" w:rsidP="00E510CE">
            <w:pPr>
              <w:spacing w:line="276" w:lineRule="auto"/>
            </w:pPr>
          </w:p>
          <w:p w14:paraId="0A8E87E0" w14:textId="77777777" w:rsidR="00D77BF2" w:rsidRPr="004D2558" w:rsidRDefault="00D77BF2" w:rsidP="00E510CE">
            <w:pPr>
              <w:pStyle w:val="Answer"/>
            </w:pPr>
            <w:r>
              <w:t>Equilateral, acute</w:t>
            </w:r>
          </w:p>
        </w:tc>
        <w:tc>
          <w:tcPr>
            <w:tcW w:w="5174" w:type="dxa"/>
          </w:tcPr>
          <w:p w14:paraId="18FF5972" w14:textId="77777777" w:rsidR="00D77BF2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304798D5" wp14:editId="45BEE2B1">
                  <wp:simplePos x="0" y="0"/>
                  <wp:positionH relativeFrom="column">
                    <wp:posOffset>408305</wp:posOffset>
                  </wp:positionH>
                  <wp:positionV relativeFrom="paragraph">
                    <wp:posOffset>71120</wp:posOffset>
                  </wp:positionV>
                  <wp:extent cx="886460" cy="935355"/>
                  <wp:effectExtent l="0" t="0" r="889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 rotWithShape="1">
                          <a:blip r:embed="rId22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3" b="-3959"/>
                          <a:stretch/>
                        </pic:blipFill>
                        <pic:spPr bwMode="auto">
                          <a:xfrm>
                            <a:off x="0" y="0"/>
                            <a:ext cx="886460" cy="93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470B8CCC" wp14:editId="2125488D">
                  <wp:simplePos x="0" y="0"/>
                  <wp:positionH relativeFrom="column">
                    <wp:posOffset>1445260</wp:posOffset>
                  </wp:positionH>
                  <wp:positionV relativeFrom="paragraph">
                    <wp:posOffset>70485</wp:posOffset>
                  </wp:positionV>
                  <wp:extent cx="1389380" cy="733425"/>
                  <wp:effectExtent l="0" t="0" r="1270" b="9525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3731" t="54474" r="5948" b="15795"/>
                          <a:stretch/>
                        </pic:blipFill>
                        <pic:spPr bwMode="auto">
                          <a:xfrm>
                            <a:off x="0" y="0"/>
                            <a:ext cx="13893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171F51" w14:textId="77777777" w:rsidR="00D77BF2" w:rsidRDefault="00D77BF2" w:rsidP="00E510CE">
            <w:pPr>
              <w:spacing w:line="276" w:lineRule="auto"/>
              <w:contextualSpacing/>
            </w:pPr>
          </w:p>
          <w:p w14:paraId="6D19230A" w14:textId="77777777" w:rsidR="00D77BF2" w:rsidRDefault="00D77BF2" w:rsidP="00E510CE">
            <w:pPr>
              <w:spacing w:line="276" w:lineRule="auto"/>
              <w:contextualSpacing/>
            </w:pPr>
          </w:p>
          <w:p w14:paraId="786234CF" w14:textId="77777777" w:rsidR="00D77BF2" w:rsidRDefault="00D77BF2" w:rsidP="00E510CE">
            <w:pPr>
              <w:spacing w:line="276" w:lineRule="auto"/>
              <w:contextualSpacing/>
            </w:pPr>
          </w:p>
          <w:p w14:paraId="6A90E4E7" w14:textId="77777777" w:rsidR="00D77BF2" w:rsidRDefault="00D77BF2" w:rsidP="00E510CE">
            <w:pPr>
              <w:spacing w:line="276" w:lineRule="auto"/>
              <w:contextualSpacing/>
            </w:pPr>
          </w:p>
          <w:p w14:paraId="53AA6DEC" w14:textId="77777777" w:rsidR="00D77BF2" w:rsidRDefault="00D77BF2" w:rsidP="00E510CE">
            <w:pPr>
              <w:spacing w:line="276" w:lineRule="auto"/>
              <w:contextualSpacing/>
            </w:pPr>
          </w:p>
          <w:p w14:paraId="4C47E82D" w14:textId="77777777" w:rsidR="00D77BF2" w:rsidRPr="004D2558" w:rsidRDefault="00D77BF2" w:rsidP="00E510CE">
            <w:pPr>
              <w:pStyle w:val="Answer"/>
            </w:pPr>
            <w:r>
              <w:t>Equilateral, acute</w:t>
            </w:r>
          </w:p>
        </w:tc>
      </w:tr>
      <w:tr w:rsidR="00D77BF2" w:rsidRPr="004D2558" w14:paraId="12FDF93E" w14:textId="77777777" w:rsidTr="00E510CE">
        <w:tc>
          <w:tcPr>
            <w:tcW w:w="5173" w:type="dxa"/>
          </w:tcPr>
          <w:p w14:paraId="6C8522D9" w14:textId="77777777" w:rsidR="00D77BF2" w:rsidRPr="004D2558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2E5D05EA" wp14:editId="41B8C0CB">
                  <wp:simplePos x="0" y="0"/>
                  <wp:positionH relativeFrom="column">
                    <wp:posOffset>315278</wp:posOffset>
                  </wp:positionH>
                  <wp:positionV relativeFrom="paragraph">
                    <wp:posOffset>136843</wp:posOffset>
                  </wp:positionV>
                  <wp:extent cx="1028610" cy="825391"/>
                  <wp:effectExtent l="0" t="0" r="635" b="0"/>
                  <wp:wrapNone/>
                  <wp:docPr id="144082749" name="Picture 144082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82749" name="Picture 14408274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6" b="6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610" cy="82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67C8FCF7" wp14:editId="249D8C0A">
                  <wp:simplePos x="0" y="0"/>
                  <wp:positionH relativeFrom="column">
                    <wp:posOffset>1541145</wp:posOffset>
                  </wp:positionH>
                  <wp:positionV relativeFrom="paragraph">
                    <wp:posOffset>70485</wp:posOffset>
                  </wp:positionV>
                  <wp:extent cx="1389380" cy="733425"/>
                  <wp:effectExtent l="0" t="0" r="1270" b="9525"/>
                  <wp:wrapNone/>
                  <wp:docPr id="1780527583" name="Picture 1780527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3731" t="54474" r="5948" b="15795"/>
                          <a:stretch/>
                        </pic:blipFill>
                        <pic:spPr bwMode="auto">
                          <a:xfrm>
                            <a:off x="0" y="0"/>
                            <a:ext cx="13893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96D658" w14:textId="77777777" w:rsidR="00D77BF2" w:rsidRPr="004D2558" w:rsidRDefault="00D77BF2" w:rsidP="00E510CE">
            <w:pPr>
              <w:spacing w:line="276" w:lineRule="auto"/>
            </w:pPr>
          </w:p>
          <w:p w14:paraId="17A9BD05" w14:textId="77777777" w:rsidR="00D77BF2" w:rsidRPr="004D2558" w:rsidRDefault="00D77BF2" w:rsidP="00E510CE">
            <w:pPr>
              <w:spacing w:line="276" w:lineRule="auto"/>
            </w:pPr>
          </w:p>
          <w:p w14:paraId="65C5347E" w14:textId="77777777" w:rsidR="00D77BF2" w:rsidRPr="004D2558" w:rsidRDefault="00D77BF2" w:rsidP="00E510CE">
            <w:pPr>
              <w:spacing w:line="276" w:lineRule="auto"/>
            </w:pPr>
          </w:p>
          <w:p w14:paraId="597BB125" w14:textId="77777777" w:rsidR="00D77BF2" w:rsidRPr="004D2558" w:rsidRDefault="00D77BF2" w:rsidP="00E510CE">
            <w:pPr>
              <w:spacing w:line="276" w:lineRule="auto"/>
            </w:pPr>
          </w:p>
          <w:p w14:paraId="7947BD71" w14:textId="77777777" w:rsidR="00D77BF2" w:rsidRPr="004D2558" w:rsidRDefault="00D77BF2" w:rsidP="00E510CE">
            <w:pPr>
              <w:spacing w:line="276" w:lineRule="auto"/>
            </w:pPr>
          </w:p>
          <w:p w14:paraId="503B928F" w14:textId="77777777" w:rsidR="00D77BF2" w:rsidRPr="004D2558" w:rsidRDefault="00D77BF2" w:rsidP="00E510CE">
            <w:pPr>
              <w:pStyle w:val="Answer"/>
            </w:pPr>
            <w:r>
              <w:t>Scalene, acute</w:t>
            </w:r>
          </w:p>
        </w:tc>
        <w:tc>
          <w:tcPr>
            <w:tcW w:w="5174" w:type="dxa"/>
          </w:tcPr>
          <w:p w14:paraId="18725131" w14:textId="77777777" w:rsidR="00D77BF2" w:rsidRDefault="00D77BF2" w:rsidP="00E510CE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4D2558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4B121C38" wp14:editId="10D18037">
                  <wp:simplePos x="0" y="0"/>
                  <wp:positionH relativeFrom="column">
                    <wp:posOffset>123382</wp:posOffset>
                  </wp:positionH>
                  <wp:positionV relativeFrom="paragraph">
                    <wp:posOffset>69850</wp:posOffset>
                  </wp:positionV>
                  <wp:extent cx="1295400" cy="935088"/>
                  <wp:effectExtent l="0" t="0" r="0" b="0"/>
                  <wp:wrapNone/>
                  <wp:docPr id="1568150528" name="Picture 1568150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150528" name="Picture 1568150528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89" r="1097"/>
                          <a:stretch/>
                        </pic:blipFill>
                        <pic:spPr bwMode="auto">
                          <a:xfrm>
                            <a:off x="0" y="0"/>
                            <a:ext cx="1295400" cy="935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503078B9" wp14:editId="6E943AA1">
                  <wp:simplePos x="0" y="0"/>
                  <wp:positionH relativeFrom="column">
                    <wp:posOffset>1445260</wp:posOffset>
                  </wp:positionH>
                  <wp:positionV relativeFrom="paragraph">
                    <wp:posOffset>70485</wp:posOffset>
                  </wp:positionV>
                  <wp:extent cx="1389380" cy="733425"/>
                  <wp:effectExtent l="0" t="0" r="1270" b="9525"/>
                  <wp:wrapNone/>
                  <wp:docPr id="587204211" name="Picture 587204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3731" t="54474" r="5948" b="15795"/>
                          <a:stretch/>
                        </pic:blipFill>
                        <pic:spPr bwMode="auto">
                          <a:xfrm>
                            <a:off x="0" y="0"/>
                            <a:ext cx="13893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A18516" w14:textId="77777777" w:rsidR="00D77BF2" w:rsidRDefault="00D77BF2" w:rsidP="00E510CE">
            <w:pPr>
              <w:spacing w:line="276" w:lineRule="auto"/>
              <w:contextualSpacing/>
            </w:pPr>
          </w:p>
          <w:p w14:paraId="737B9759" w14:textId="77777777" w:rsidR="00D77BF2" w:rsidRDefault="00D77BF2" w:rsidP="00E510CE">
            <w:pPr>
              <w:spacing w:line="276" w:lineRule="auto"/>
              <w:contextualSpacing/>
            </w:pPr>
          </w:p>
          <w:p w14:paraId="676A22FF" w14:textId="77777777" w:rsidR="00D77BF2" w:rsidRDefault="00D77BF2" w:rsidP="00E510CE">
            <w:pPr>
              <w:spacing w:line="276" w:lineRule="auto"/>
              <w:contextualSpacing/>
            </w:pPr>
          </w:p>
          <w:p w14:paraId="6DCD7F9A" w14:textId="77777777" w:rsidR="00D77BF2" w:rsidRDefault="00D77BF2" w:rsidP="00E510CE">
            <w:pPr>
              <w:spacing w:line="276" w:lineRule="auto"/>
              <w:contextualSpacing/>
            </w:pPr>
          </w:p>
          <w:p w14:paraId="7FA53785" w14:textId="77777777" w:rsidR="00D77BF2" w:rsidRDefault="00D77BF2" w:rsidP="00E510CE">
            <w:pPr>
              <w:spacing w:line="276" w:lineRule="auto"/>
              <w:contextualSpacing/>
            </w:pPr>
          </w:p>
          <w:p w14:paraId="004FDDD6" w14:textId="77777777" w:rsidR="00D77BF2" w:rsidRPr="004D2558" w:rsidRDefault="00D77BF2" w:rsidP="00E510CE">
            <w:pPr>
              <w:pStyle w:val="Answer"/>
            </w:pPr>
            <w:r>
              <w:t>Isosceles, obtuse</w:t>
            </w:r>
          </w:p>
        </w:tc>
      </w:tr>
    </w:tbl>
    <w:p w14:paraId="344F703B" w14:textId="77777777" w:rsidR="00D77BF2" w:rsidRPr="004D2558" w:rsidRDefault="00D77BF2" w:rsidP="00D77BF2"/>
    <w:p w14:paraId="66914BD3" w14:textId="77777777" w:rsidR="00D77BF2" w:rsidRPr="004D2558" w:rsidRDefault="00D77BF2" w:rsidP="009819DF">
      <w:pPr>
        <w:numPr>
          <w:ilvl w:val="0"/>
          <w:numId w:val="19"/>
        </w:numPr>
        <w:contextualSpacing/>
      </w:pPr>
      <w:r w:rsidRPr="004D2558">
        <w:t>Explain why every equilateral triangle is also an acute triangle.</w:t>
      </w:r>
    </w:p>
    <w:p w14:paraId="6F16B923" w14:textId="77777777" w:rsidR="00D77BF2" w:rsidRPr="004D2558" w:rsidRDefault="00D77BF2" w:rsidP="00D77BF2">
      <w:r w:rsidRPr="004D2558">
        <w:tab/>
        <w:t>………………………………………………………………………………………………………………</w:t>
      </w:r>
    </w:p>
    <w:p w14:paraId="55C96B99" w14:textId="77777777" w:rsidR="00D77BF2" w:rsidRPr="004D2558" w:rsidRDefault="00D77BF2" w:rsidP="00D77BF2">
      <w:pPr>
        <w:ind w:left="567"/>
      </w:pPr>
      <w:r w:rsidRPr="004D2558">
        <w:t>………………………………………………………………………………………………………………</w:t>
      </w:r>
    </w:p>
    <w:p w14:paraId="2B31BE66" w14:textId="77777777" w:rsidR="00D77BF2" w:rsidRPr="004D2558" w:rsidRDefault="00D77BF2" w:rsidP="00D77BF2">
      <w:pPr>
        <w:pStyle w:val="Answer"/>
      </w:pPr>
      <w:r>
        <w:t>Equilateral triangles have all angles 60°, so it is an acute triangle.</w:t>
      </w:r>
    </w:p>
    <w:p w14:paraId="2E622586" w14:textId="77777777" w:rsidR="00D77BF2" w:rsidRDefault="00D77BF2" w:rsidP="00D77BF2"/>
    <w:p w14:paraId="064650B0" w14:textId="77777777" w:rsidR="00D77BF2" w:rsidRPr="004D2558" w:rsidRDefault="00D77BF2" w:rsidP="00D77BF2"/>
    <w:p w14:paraId="52921C98" w14:textId="77777777" w:rsidR="00D77BF2" w:rsidRPr="004D2558" w:rsidRDefault="00D77BF2" w:rsidP="009819DF">
      <w:pPr>
        <w:numPr>
          <w:ilvl w:val="0"/>
          <w:numId w:val="19"/>
        </w:numPr>
      </w:pPr>
      <w:r w:rsidRPr="004D2558">
        <w:lastRenderedPageBreak/>
        <w:t>Categorise each triangle</w:t>
      </w:r>
      <w:r>
        <w:t xml:space="preserve"> below</w:t>
      </w:r>
      <w:r w:rsidRPr="004D2558">
        <w:t xml:space="preserve"> into one of the table cells.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3"/>
        <w:gridCol w:w="1297"/>
        <w:gridCol w:w="1444"/>
        <w:gridCol w:w="1124"/>
      </w:tblGrid>
      <w:tr w:rsidR="00D77BF2" w14:paraId="605ACDA6" w14:textId="77777777" w:rsidTr="00E510CE">
        <w:trPr>
          <w:trHeight w:val="454"/>
        </w:trPr>
        <w:tc>
          <w:tcPr>
            <w:tcW w:w="1043" w:type="dxa"/>
            <w:tcBorders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A5FD6F3" w14:textId="77777777" w:rsidR="00D77BF2" w:rsidRDefault="00D77BF2" w:rsidP="00E510CE">
            <w:pPr>
              <w:jc w:val="center"/>
            </w:pPr>
          </w:p>
        </w:tc>
        <w:tc>
          <w:tcPr>
            <w:tcW w:w="129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9C5F90C" w14:textId="77777777" w:rsidR="00D77BF2" w:rsidRPr="00281440" w:rsidRDefault="00D77BF2" w:rsidP="00E510CE">
            <w:pPr>
              <w:jc w:val="center"/>
              <w:rPr>
                <w:b/>
                <w:bCs/>
              </w:rPr>
            </w:pPr>
            <w:r w:rsidRPr="00281440">
              <w:rPr>
                <w:b/>
                <w:bCs/>
              </w:rPr>
              <w:t>Isosceles</w:t>
            </w:r>
          </w:p>
        </w:tc>
        <w:tc>
          <w:tcPr>
            <w:tcW w:w="144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1AF03A39" w14:textId="77777777" w:rsidR="00D77BF2" w:rsidRPr="00281440" w:rsidRDefault="00D77BF2" w:rsidP="00E510CE">
            <w:pPr>
              <w:jc w:val="center"/>
              <w:rPr>
                <w:b/>
                <w:bCs/>
              </w:rPr>
            </w:pPr>
            <w:r w:rsidRPr="00281440">
              <w:rPr>
                <w:b/>
                <w:bCs/>
              </w:rPr>
              <w:t>Equilateral</w:t>
            </w:r>
          </w:p>
        </w:tc>
        <w:tc>
          <w:tcPr>
            <w:tcW w:w="112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0CF64FA9" w14:textId="77777777" w:rsidR="00D77BF2" w:rsidRPr="00281440" w:rsidRDefault="00D77BF2" w:rsidP="00E510CE">
            <w:pPr>
              <w:jc w:val="center"/>
              <w:rPr>
                <w:b/>
                <w:bCs/>
              </w:rPr>
            </w:pPr>
            <w:r w:rsidRPr="00281440">
              <w:rPr>
                <w:b/>
                <w:bCs/>
              </w:rPr>
              <w:t>Scalene</w:t>
            </w:r>
          </w:p>
        </w:tc>
      </w:tr>
      <w:tr w:rsidR="00D77BF2" w14:paraId="4FE0CBC1" w14:textId="77777777" w:rsidTr="00E510CE">
        <w:trPr>
          <w:trHeight w:val="454"/>
        </w:trPr>
        <w:tc>
          <w:tcPr>
            <w:tcW w:w="104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16904F8B" w14:textId="77777777" w:rsidR="00D77BF2" w:rsidRPr="00281440" w:rsidRDefault="00D77BF2" w:rsidP="00E510CE">
            <w:pPr>
              <w:jc w:val="center"/>
              <w:rPr>
                <w:b/>
                <w:bCs/>
              </w:rPr>
            </w:pPr>
            <w:r w:rsidRPr="00281440">
              <w:rPr>
                <w:b/>
                <w:bCs/>
              </w:rPr>
              <w:t>Acute</w:t>
            </w:r>
          </w:p>
        </w:tc>
        <w:tc>
          <w:tcPr>
            <w:tcW w:w="129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9485319" w14:textId="77777777" w:rsidR="00D77BF2" w:rsidRDefault="00D77BF2" w:rsidP="00E510CE">
            <w:pPr>
              <w:pStyle w:val="Answer"/>
            </w:pPr>
            <w:r>
              <w:t>C</w:t>
            </w:r>
          </w:p>
        </w:tc>
        <w:tc>
          <w:tcPr>
            <w:tcW w:w="144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6A8CA7D" w14:textId="77777777" w:rsidR="00D77BF2" w:rsidRDefault="00D77BF2" w:rsidP="00E510CE">
            <w:pPr>
              <w:pStyle w:val="Answer"/>
            </w:pPr>
            <w:r>
              <w:t>I, B</w:t>
            </w:r>
          </w:p>
        </w:tc>
        <w:tc>
          <w:tcPr>
            <w:tcW w:w="112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46CE02C" w14:textId="77777777" w:rsidR="00D77BF2" w:rsidRDefault="00D77BF2" w:rsidP="00E510CE">
            <w:pPr>
              <w:pStyle w:val="Answer"/>
            </w:pPr>
            <w:r>
              <w:t>E, G</w:t>
            </w:r>
          </w:p>
        </w:tc>
      </w:tr>
      <w:tr w:rsidR="00D77BF2" w14:paraId="32A3FDED" w14:textId="77777777" w:rsidTr="00E510CE">
        <w:trPr>
          <w:trHeight w:val="454"/>
        </w:trPr>
        <w:tc>
          <w:tcPr>
            <w:tcW w:w="104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7DF587CC" w14:textId="77777777" w:rsidR="00D77BF2" w:rsidRPr="00281440" w:rsidRDefault="00D77BF2" w:rsidP="00E510CE">
            <w:pPr>
              <w:jc w:val="center"/>
              <w:rPr>
                <w:b/>
                <w:bCs/>
              </w:rPr>
            </w:pPr>
            <w:r w:rsidRPr="00281440">
              <w:rPr>
                <w:b/>
                <w:bCs/>
              </w:rPr>
              <w:t>Right</w:t>
            </w:r>
          </w:p>
        </w:tc>
        <w:tc>
          <w:tcPr>
            <w:tcW w:w="129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F679166" w14:textId="77777777" w:rsidR="00D77BF2" w:rsidRDefault="00D77BF2" w:rsidP="00E510CE">
            <w:pPr>
              <w:pStyle w:val="Answer"/>
            </w:pPr>
            <w:r>
              <w:t>F</w:t>
            </w:r>
          </w:p>
        </w:tc>
        <w:tc>
          <w:tcPr>
            <w:tcW w:w="144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341CC4C" w14:textId="77777777" w:rsidR="00D77BF2" w:rsidRDefault="00D77BF2" w:rsidP="00E510CE">
            <w:pPr>
              <w:pStyle w:val="Answer"/>
            </w:pPr>
          </w:p>
        </w:tc>
        <w:tc>
          <w:tcPr>
            <w:tcW w:w="112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E475C13" w14:textId="77777777" w:rsidR="00D77BF2" w:rsidRDefault="00D77BF2" w:rsidP="00E510CE">
            <w:pPr>
              <w:pStyle w:val="Answer"/>
            </w:pPr>
            <w:r>
              <w:t>A</w:t>
            </w:r>
          </w:p>
        </w:tc>
      </w:tr>
      <w:tr w:rsidR="00D77BF2" w14:paraId="0A0D79E3" w14:textId="77777777" w:rsidTr="00E510CE">
        <w:trPr>
          <w:trHeight w:val="454"/>
        </w:trPr>
        <w:tc>
          <w:tcPr>
            <w:tcW w:w="104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8512957" w14:textId="77777777" w:rsidR="00D77BF2" w:rsidRPr="00281440" w:rsidRDefault="00D77BF2" w:rsidP="00E510CE">
            <w:pPr>
              <w:jc w:val="center"/>
              <w:rPr>
                <w:b/>
                <w:bCs/>
              </w:rPr>
            </w:pPr>
            <w:r w:rsidRPr="00281440">
              <w:rPr>
                <w:b/>
                <w:bCs/>
              </w:rPr>
              <w:t>Obtuse</w:t>
            </w:r>
          </w:p>
        </w:tc>
        <w:tc>
          <w:tcPr>
            <w:tcW w:w="129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CABC9F2" w14:textId="77777777" w:rsidR="00D77BF2" w:rsidRDefault="00D77BF2" w:rsidP="00E510CE">
            <w:pPr>
              <w:pStyle w:val="Answer"/>
            </w:pPr>
            <w:r>
              <w:t>D</w:t>
            </w:r>
          </w:p>
        </w:tc>
        <w:tc>
          <w:tcPr>
            <w:tcW w:w="144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56F0C80" w14:textId="77777777" w:rsidR="00D77BF2" w:rsidRDefault="00D77BF2" w:rsidP="00E510CE">
            <w:pPr>
              <w:pStyle w:val="Answer"/>
            </w:pPr>
          </w:p>
        </w:tc>
        <w:tc>
          <w:tcPr>
            <w:tcW w:w="112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03F5E32" w14:textId="77777777" w:rsidR="00D77BF2" w:rsidRDefault="00D77BF2" w:rsidP="00E510CE">
            <w:pPr>
              <w:pStyle w:val="Answer"/>
            </w:pPr>
            <w:r>
              <w:t>H</w:t>
            </w:r>
          </w:p>
        </w:tc>
      </w:tr>
    </w:tbl>
    <w:p w14:paraId="4209A526" w14:textId="77777777" w:rsidR="00D77BF2" w:rsidRPr="004D2558" w:rsidRDefault="00D77BF2" w:rsidP="00D77BF2">
      <w:r w:rsidRPr="004D2558">
        <w:rPr>
          <w:noProof/>
        </w:rPr>
        <w:drawing>
          <wp:anchor distT="0" distB="0" distL="114300" distR="114300" simplePos="0" relativeHeight="251754496" behindDoc="0" locked="0" layoutInCell="1" allowOverlap="1" wp14:anchorId="479A2222" wp14:editId="7F1C3EB3">
            <wp:simplePos x="0" y="0"/>
            <wp:positionH relativeFrom="column">
              <wp:posOffset>767715</wp:posOffset>
            </wp:positionH>
            <wp:positionV relativeFrom="paragraph">
              <wp:posOffset>304800</wp:posOffset>
            </wp:positionV>
            <wp:extent cx="1437640" cy="949960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7136" r="66291" b="75718"/>
                    <a:stretch/>
                  </pic:blipFill>
                  <pic:spPr bwMode="auto">
                    <a:xfrm>
                      <a:off x="0" y="0"/>
                      <a:ext cx="1437640" cy="94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77BF2" w:rsidRPr="004D2558" w14:paraId="65A738AB" w14:textId="77777777" w:rsidTr="00E510CE">
        <w:tc>
          <w:tcPr>
            <w:tcW w:w="3449" w:type="dxa"/>
          </w:tcPr>
          <w:p w14:paraId="071178AD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</w:p>
        </w:tc>
        <w:tc>
          <w:tcPr>
            <w:tcW w:w="3449" w:type="dxa"/>
          </w:tcPr>
          <w:p w14:paraId="444F3E78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799E5CC0" wp14:editId="4B59182D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64770</wp:posOffset>
                  </wp:positionV>
                  <wp:extent cx="1437640" cy="949960"/>
                  <wp:effectExtent l="0" t="0" r="0" b="2540"/>
                  <wp:wrapNone/>
                  <wp:docPr id="628863343" name="Picture 628863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41126" t="1948" r="32301" b="73770"/>
                          <a:stretch/>
                        </pic:blipFill>
                        <pic:spPr bwMode="auto">
                          <a:xfrm>
                            <a:off x="0" y="0"/>
                            <a:ext cx="1437640" cy="949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2F1C4F39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4015BE0" wp14:editId="332E7EF0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39370</wp:posOffset>
                  </wp:positionV>
                  <wp:extent cx="919480" cy="1168400"/>
                  <wp:effectExtent l="0" t="0" r="0" b="0"/>
                  <wp:wrapNone/>
                  <wp:docPr id="1667691001" name="Picture 166769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76807" t="1948" r="6197" b="68186"/>
                          <a:stretch/>
                        </pic:blipFill>
                        <pic:spPr bwMode="auto">
                          <a:xfrm>
                            <a:off x="0" y="0"/>
                            <a:ext cx="919480" cy="116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6C17F813" w14:textId="77777777" w:rsidR="00D77BF2" w:rsidRPr="004D2558" w:rsidRDefault="00D77BF2" w:rsidP="00E510CE">
            <w:pPr>
              <w:spacing w:after="100" w:line="276" w:lineRule="auto"/>
            </w:pPr>
          </w:p>
          <w:p w14:paraId="6E94DDD8" w14:textId="77777777" w:rsidR="00D77BF2" w:rsidRPr="004D2558" w:rsidRDefault="00D77BF2" w:rsidP="00E510CE">
            <w:pPr>
              <w:spacing w:after="100" w:line="276" w:lineRule="auto"/>
            </w:pPr>
          </w:p>
          <w:p w14:paraId="600FABDE" w14:textId="77777777" w:rsidR="00D77BF2" w:rsidRDefault="00D77BF2" w:rsidP="00E510CE">
            <w:pPr>
              <w:spacing w:after="100" w:line="276" w:lineRule="auto"/>
            </w:pPr>
          </w:p>
          <w:p w14:paraId="54413BFD" w14:textId="77777777" w:rsidR="00D77BF2" w:rsidRPr="004D2558" w:rsidRDefault="00D77BF2" w:rsidP="00E510CE">
            <w:pPr>
              <w:spacing w:after="100" w:line="276" w:lineRule="auto"/>
            </w:pPr>
          </w:p>
        </w:tc>
      </w:tr>
      <w:tr w:rsidR="00D77BF2" w:rsidRPr="004D2558" w14:paraId="586E9934" w14:textId="77777777" w:rsidTr="00E510CE">
        <w:tc>
          <w:tcPr>
            <w:tcW w:w="3449" w:type="dxa"/>
          </w:tcPr>
          <w:p w14:paraId="5B35D734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19C87982" wp14:editId="3AEA2C2B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206375</wp:posOffset>
                  </wp:positionV>
                  <wp:extent cx="1813560" cy="716280"/>
                  <wp:effectExtent l="0" t="0" r="0" b="7620"/>
                  <wp:wrapNone/>
                  <wp:docPr id="406809755" name="Picture 406809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4507" t="32982" r="61971" b="48709"/>
                          <a:stretch/>
                        </pic:blipFill>
                        <pic:spPr bwMode="auto">
                          <a:xfrm>
                            <a:off x="0" y="0"/>
                            <a:ext cx="1813560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3B8DD2FD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44AD5373" wp14:editId="486736D9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36195</wp:posOffset>
                  </wp:positionV>
                  <wp:extent cx="1437640" cy="1212850"/>
                  <wp:effectExtent l="0" t="0" r="0" b="6350"/>
                  <wp:wrapNone/>
                  <wp:docPr id="192335104" name="Picture 192335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41126" t="31163" r="32301" b="37835"/>
                          <a:stretch/>
                        </pic:blipFill>
                        <pic:spPr bwMode="auto">
                          <a:xfrm>
                            <a:off x="0" y="0"/>
                            <a:ext cx="1437640" cy="1212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4AE3F95E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3AAFF507" wp14:editId="0B57F15A">
                  <wp:simplePos x="0" y="0"/>
                  <wp:positionH relativeFrom="column">
                    <wp:posOffset>432435</wp:posOffset>
                  </wp:positionH>
                  <wp:positionV relativeFrom="paragraph">
                    <wp:posOffset>140335</wp:posOffset>
                  </wp:positionV>
                  <wp:extent cx="1341120" cy="782320"/>
                  <wp:effectExtent l="0" t="0" r="0" b="0"/>
                  <wp:wrapNone/>
                  <wp:docPr id="1588796462" name="Picture 1588796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74084" t="34671" r="1127" b="45332"/>
                          <a:stretch/>
                        </pic:blipFill>
                        <pic:spPr bwMode="auto">
                          <a:xfrm>
                            <a:off x="0" y="0"/>
                            <a:ext cx="1341120" cy="7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26E2739A" w14:textId="77777777" w:rsidR="00D77BF2" w:rsidRPr="004D2558" w:rsidRDefault="00D77BF2" w:rsidP="00E510CE">
            <w:pPr>
              <w:spacing w:after="100" w:line="276" w:lineRule="auto"/>
            </w:pPr>
          </w:p>
          <w:p w14:paraId="5879965D" w14:textId="77777777" w:rsidR="00D77BF2" w:rsidRPr="004D2558" w:rsidRDefault="00D77BF2" w:rsidP="00E510CE">
            <w:pPr>
              <w:spacing w:after="100" w:line="276" w:lineRule="auto"/>
            </w:pPr>
          </w:p>
          <w:p w14:paraId="4B8A4933" w14:textId="77777777" w:rsidR="00D77BF2" w:rsidRPr="004D2558" w:rsidRDefault="00D77BF2" w:rsidP="00E510CE">
            <w:pPr>
              <w:spacing w:after="100" w:line="276" w:lineRule="auto"/>
            </w:pPr>
          </w:p>
          <w:p w14:paraId="1326F416" w14:textId="77777777" w:rsidR="00D77BF2" w:rsidRPr="004D2558" w:rsidRDefault="00D77BF2" w:rsidP="00E510CE">
            <w:pPr>
              <w:spacing w:after="100" w:line="276" w:lineRule="auto"/>
            </w:pPr>
          </w:p>
        </w:tc>
      </w:tr>
      <w:tr w:rsidR="00D77BF2" w:rsidRPr="004D2558" w14:paraId="388DD897" w14:textId="77777777" w:rsidTr="00E510CE">
        <w:tc>
          <w:tcPr>
            <w:tcW w:w="3449" w:type="dxa"/>
          </w:tcPr>
          <w:p w14:paraId="25F835FC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47D2BB13" wp14:editId="7A5F9646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133985</wp:posOffset>
                  </wp:positionV>
                  <wp:extent cx="1310640" cy="1143000"/>
                  <wp:effectExtent l="0" t="0" r="3810" b="0"/>
                  <wp:wrapNone/>
                  <wp:docPr id="447626935" name="Picture 447626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6573" t="65054" r="69201" b="5729"/>
                          <a:stretch/>
                        </pic:blipFill>
                        <pic:spPr bwMode="auto">
                          <a:xfrm>
                            <a:off x="0" y="0"/>
                            <a:ext cx="1310640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3E3BD312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4014FB7C" wp14:editId="000087DC">
                  <wp:simplePos x="0" y="0"/>
                  <wp:positionH relativeFrom="column">
                    <wp:posOffset>604520</wp:posOffset>
                  </wp:positionH>
                  <wp:positionV relativeFrom="paragraph">
                    <wp:posOffset>19050</wp:posOffset>
                  </wp:positionV>
                  <wp:extent cx="800834" cy="1264920"/>
                  <wp:effectExtent l="0" t="0" r="0" b="0"/>
                  <wp:wrapNone/>
                  <wp:docPr id="1842398743" name="Picture 1842398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398743" name="Picture 1842398743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06" b="2206"/>
                          <a:stretch/>
                        </pic:blipFill>
                        <pic:spPr bwMode="auto">
                          <a:xfrm>
                            <a:off x="0" y="0"/>
                            <a:ext cx="804007" cy="1269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181D412B" w14:textId="77777777" w:rsidR="00D77BF2" w:rsidRPr="004D2558" w:rsidRDefault="00D77BF2" w:rsidP="00E510CE">
            <w:pPr>
              <w:numPr>
                <w:ilvl w:val="0"/>
                <w:numId w:val="2"/>
              </w:numPr>
              <w:spacing w:after="100" w:line="276" w:lineRule="auto"/>
            </w:pPr>
            <w:r w:rsidRPr="004D2558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2F68C529" wp14:editId="61607F40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89535</wp:posOffset>
                  </wp:positionV>
                  <wp:extent cx="1242060" cy="1214120"/>
                  <wp:effectExtent l="0" t="0" r="0" b="5080"/>
                  <wp:wrapNone/>
                  <wp:docPr id="1909901813" name="Picture 1909901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75915" t="63886" r="1127" b="5079"/>
                          <a:stretch/>
                        </pic:blipFill>
                        <pic:spPr bwMode="auto">
                          <a:xfrm>
                            <a:off x="0" y="0"/>
                            <a:ext cx="1242060" cy="1214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558">
              <w:t xml:space="preserve"> </w:t>
            </w:r>
          </w:p>
          <w:p w14:paraId="3559CA1D" w14:textId="77777777" w:rsidR="00D77BF2" w:rsidRPr="004D2558" w:rsidRDefault="00D77BF2" w:rsidP="00E510CE">
            <w:pPr>
              <w:spacing w:after="100" w:line="276" w:lineRule="auto"/>
            </w:pPr>
          </w:p>
          <w:p w14:paraId="50AB9CEA" w14:textId="77777777" w:rsidR="00D77BF2" w:rsidRPr="004D2558" w:rsidRDefault="00D77BF2" w:rsidP="00E510CE">
            <w:pPr>
              <w:spacing w:after="100" w:line="276" w:lineRule="auto"/>
            </w:pPr>
          </w:p>
          <w:p w14:paraId="62AFA9CD" w14:textId="77777777" w:rsidR="00D77BF2" w:rsidRPr="004D2558" w:rsidRDefault="00D77BF2" w:rsidP="00E510CE">
            <w:pPr>
              <w:spacing w:after="100" w:line="276" w:lineRule="auto"/>
            </w:pPr>
          </w:p>
          <w:p w14:paraId="081213CA" w14:textId="77777777" w:rsidR="00D77BF2" w:rsidRPr="004D2558" w:rsidRDefault="00D77BF2" w:rsidP="00E510CE">
            <w:pPr>
              <w:spacing w:after="100" w:line="276" w:lineRule="auto"/>
            </w:pPr>
          </w:p>
        </w:tc>
      </w:tr>
    </w:tbl>
    <w:p w14:paraId="34BAF924" w14:textId="77777777" w:rsidR="00D77BF2" w:rsidRPr="004D2558" w:rsidRDefault="00D77BF2" w:rsidP="00D77BF2"/>
    <w:p w14:paraId="03F49D38" w14:textId="77777777" w:rsidR="00D77BF2" w:rsidRPr="004D2558" w:rsidRDefault="00D77BF2" w:rsidP="00D77BF2">
      <w:pPr>
        <w:numPr>
          <w:ilvl w:val="1"/>
          <w:numId w:val="2"/>
        </w:numPr>
      </w:pPr>
      <w:r w:rsidRPr="004D2558">
        <w:t xml:space="preserve">Explain why the ‘equilateral column’ has two blank boxes. </w:t>
      </w:r>
    </w:p>
    <w:p w14:paraId="5A40173A" w14:textId="77777777" w:rsidR="00D77BF2" w:rsidRDefault="00D77BF2" w:rsidP="00D77BF2"/>
    <w:p w14:paraId="67C7FA83" w14:textId="77777777" w:rsidR="00D77BF2" w:rsidRPr="004D2558" w:rsidRDefault="00D77BF2" w:rsidP="00D77BF2">
      <w:pPr>
        <w:pStyle w:val="Answer"/>
      </w:pPr>
      <w:r>
        <w:t>All equilateral triangles are acute.</w:t>
      </w:r>
    </w:p>
    <w:p w14:paraId="7DE269C0" w14:textId="77777777" w:rsidR="00D77BF2" w:rsidRPr="004D2558" w:rsidRDefault="00D77BF2" w:rsidP="00D77BF2">
      <w:pPr>
        <w:numPr>
          <w:ilvl w:val="1"/>
          <w:numId w:val="2"/>
        </w:numPr>
      </w:pPr>
      <w:r w:rsidRPr="004D2558">
        <w:t>Identify the type of triangle based on the following information:</w:t>
      </w:r>
    </w:p>
    <w:p w14:paraId="71FFD5BF" w14:textId="77777777" w:rsidR="00D77BF2" w:rsidRDefault="00D77BF2" w:rsidP="00D77BF2">
      <w:pPr>
        <w:numPr>
          <w:ilvl w:val="2"/>
          <w:numId w:val="2"/>
        </w:numPr>
      </w:pPr>
      <w:r w:rsidRPr="004D2558">
        <w:t xml:space="preserve">A triangle with all sides and angles </w:t>
      </w:r>
      <w:r>
        <w:t>equal</w:t>
      </w:r>
      <w:r>
        <w:tab/>
      </w:r>
      <w:r w:rsidRPr="004D2558">
        <w:tab/>
        <w:t>…………………………………………</w:t>
      </w:r>
    </w:p>
    <w:p w14:paraId="7EB7E8E8" w14:textId="77777777" w:rsidR="00D77BF2" w:rsidRPr="004D2558" w:rsidRDefault="00D77BF2" w:rsidP="00D77BF2">
      <w:pPr>
        <w:pStyle w:val="Answer"/>
      </w:pPr>
      <w:r>
        <w:t>Equilateral</w:t>
      </w:r>
    </w:p>
    <w:p w14:paraId="706F1B77" w14:textId="77777777" w:rsidR="00D77BF2" w:rsidRDefault="00D77BF2" w:rsidP="00D77BF2">
      <w:pPr>
        <w:numPr>
          <w:ilvl w:val="2"/>
          <w:numId w:val="2"/>
        </w:numPr>
      </w:pPr>
      <w:r w:rsidRPr="004D2558">
        <w:t xml:space="preserve">A triangle with no sides </w:t>
      </w:r>
      <w:r>
        <w:t>equal</w:t>
      </w:r>
      <w:r>
        <w:tab/>
      </w:r>
      <w:r w:rsidRPr="004D2558">
        <w:tab/>
      </w:r>
      <w:r w:rsidRPr="004D2558">
        <w:tab/>
      </w:r>
      <w:r w:rsidRPr="004D2558">
        <w:tab/>
        <w:t>…………………………………………</w:t>
      </w:r>
    </w:p>
    <w:p w14:paraId="717DA8ED" w14:textId="77777777" w:rsidR="00D77BF2" w:rsidRPr="004D2558" w:rsidRDefault="00D77BF2" w:rsidP="00D77BF2">
      <w:pPr>
        <w:pStyle w:val="Answer"/>
      </w:pPr>
      <w:r>
        <w:t>Scalene</w:t>
      </w:r>
    </w:p>
    <w:p w14:paraId="7CC6804F" w14:textId="77777777" w:rsidR="00D77BF2" w:rsidRDefault="00D77BF2" w:rsidP="00D77BF2">
      <w:pPr>
        <w:numPr>
          <w:ilvl w:val="2"/>
          <w:numId w:val="2"/>
        </w:numPr>
      </w:pPr>
      <w:r w:rsidRPr="004D2558">
        <w:t>A triangle with one angle 91</w:t>
      </w:r>
      <w:r w:rsidRPr="004D2558">
        <w:tab/>
      </w:r>
      <w:r w:rsidRPr="004D2558">
        <w:tab/>
      </w:r>
      <w:r w:rsidRPr="004D2558">
        <w:tab/>
      </w:r>
      <w:r w:rsidRPr="004D2558">
        <w:tab/>
        <w:t>…………………………………………</w:t>
      </w:r>
    </w:p>
    <w:p w14:paraId="66354C69" w14:textId="77777777" w:rsidR="00D77BF2" w:rsidRPr="004D2558" w:rsidRDefault="00D77BF2" w:rsidP="00D77BF2">
      <w:pPr>
        <w:pStyle w:val="Answer"/>
      </w:pPr>
      <w:r>
        <w:t>Obtuse</w:t>
      </w:r>
    </w:p>
    <w:p w14:paraId="25C13FC6" w14:textId="77777777" w:rsidR="00D77BF2" w:rsidRDefault="00D77BF2" w:rsidP="00D77BF2">
      <w:pPr>
        <w:numPr>
          <w:ilvl w:val="2"/>
          <w:numId w:val="2"/>
        </w:numPr>
      </w:pPr>
      <w:r w:rsidRPr="004D2558">
        <w:t>A triangle with angles 103, 20, 57</w:t>
      </w:r>
      <w:r w:rsidRPr="004D2558">
        <w:tab/>
      </w:r>
      <w:r w:rsidRPr="004D2558">
        <w:tab/>
      </w:r>
      <w:r w:rsidRPr="004D2558">
        <w:tab/>
        <w:t>…………………………………………</w:t>
      </w:r>
    </w:p>
    <w:p w14:paraId="01B84A6D" w14:textId="77777777" w:rsidR="00D77BF2" w:rsidRPr="004D2558" w:rsidRDefault="00D77BF2" w:rsidP="00D77BF2">
      <w:pPr>
        <w:pStyle w:val="Answer"/>
      </w:pPr>
      <w:r>
        <w:t>Scalene, obtuse</w:t>
      </w:r>
    </w:p>
    <w:p w14:paraId="160BF39E" w14:textId="77777777" w:rsidR="00D77BF2" w:rsidRPr="004D2558" w:rsidRDefault="00D77BF2" w:rsidP="00D77BF2">
      <w:pPr>
        <w:numPr>
          <w:ilvl w:val="2"/>
          <w:numId w:val="2"/>
        </w:numPr>
      </w:pPr>
      <w:r w:rsidRPr="004D2558">
        <w:t>A triangle with sides 11, 15, 11</w:t>
      </w:r>
      <w:r w:rsidRPr="004D2558">
        <w:tab/>
      </w:r>
      <w:r w:rsidRPr="004D2558">
        <w:tab/>
      </w:r>
      <w:r w:rsidRPr="004D2558">
        <w:tab/>
      </w:r>
      <w:r w:rsidRPr="004D2558">
        <w:tab/>
        <w:t>…………………………………………</w:t>
      </w:r>
    </w:p>
    <w:p w14:paraId="638DBAD5" w14:textId="77777777" w:rsidR="00D77BF2" w:rsidRDefault="00D77BF2" w:rsidP="00D77BF2">
      <w:pPr>
        <w:pStyle w:val="Answer"/>
      </w:pPr>
      <w:r>
        <w:t>Isosceles</w:t>
      </w:r>
    </w:p>
    <w:p w14:paraId="4F456454" w14:textId="77777777" w:rsidR="00D77BF2" w:rsidRPr="00281440" w:rsidRDefault="00D77BF2" w:rsidP="00D77BF2"/>
    <w:p w14:paraId="3426DA62" w14:textId="77777777" w:rsidR="00D77BF2" w:rsidRPr="000619D3" w:rsidRDefault="00D77BF2" w:rsidP="009819DF">
      <w:pPr>
        <w:numPr>
          <w:ilvl w:val="0"/>
          <w:numId w:val="19"/>
        </w:numPr>
      </w:pPr>
      <w:r w:rsidRPr="000619D3">
        <w:lastRenderedPageBreak/>
        <w:t xml:space="preserve">Draw the triangles given by these descriptions,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77BF2" w:rsidRPr="000619D3" w14:paraId="57140313" w14:textId="77777777" w:rsidTr="00E510CE">
        <w:tc>
          <w:tcPr>
            <w:tcW w:w="3449" w:type="dxa"/>
          </w:tcPr>
          <w:p w14:paraId="5194C2B5" w14:textId="77777777" w:rsidR="00D77BF2" w:rsidRDefault="00D77BF2" w:rsidP="009819DF">
            <w:pPr>
              <w:numPr>
                <w:ilvl w:val="0"/>
                <w:numId w:val="20"/>
              </w:numPr>
              <w:spacing w:after="10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619D3">
              <w:t xml:space="preserve">ABC isosceles </w:t>
            </w:r>
            <w:r w:rsidRPr="000619D3">
              <w:br/>
              <w:t>with AB = BC</w:t>
            </w:r>
          </w:p>
          <w:p w14:paraId="52FE832D" w14:textId="77777777" w:rsidR="00D77BF2" w:rsidRDefault="00D77BF2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4DFE9B35" wp14:editId="39E56254">
                  <wp:simplePos x="0" y="0"/>
                  <wp:positionH relativeFrom="column">
                    <wp:posOffset>386740</wp:posOffset>
                  </wp:positionH>
                  <wp:positionV relativeFrom="paragraph">
                    <wp:posOffset>-27940</wp:posOffset>
                  </wp:positionV>
                  <wp:extent cx="1209796" cy="1434817"/>
                  <wp:effectExtent l="0" t="0" r="0" b="0"/>
                  <wp:wrapNone/>
                  <wp:docPr id="106597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97389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796" cy="143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FB44FF" w14:textId="77777777" w:rsidR="00D77BF2" w:rsidRDefault="00D77BF2" w:rsidP="00E510CE">
            <w:pPr>
              <w:spacing w:after="100" w:line="276" w:lineRule="auto"/>
            </w:pPr>
          </w:p>
          <w:p w14:paraId="2A92907A" w14:textId="77777777" w:rsidR="00D77BF2" w:rsidRDefault="00D77BF2" w:rsidP="00E510CE">
            <w:pPr>
              <w:spacing w:after="100" w:line="276" w:lineRule="auto"/>
            </w:pPr>
          </w:p>
          <w:p w14:paraId="53BD67BE" w14:textId="77777777" w:rsidR="00D77BF2" w:rsidRDefault="00D77BF2" w:rsidP="00E510CE">
            <w:pPr>
              <w:spacing w:after="100" w:line="276" w:lineRule="auto"/>
            </w:pPr>
          </w:p>
          <w:p w14:paraId="2441D28B" w14:textId="77777777" w:rsidR="00D77BF2" w:rsidRDefault="00D77BF2" w:rsidP="00E510CE">
            <w:pPr>
              <w:spacing w:after="100" w:line="276" w:lineRule="auto"/>
            </w:pPr>
          </w:p>
          <w:p w14:paraId="0C36F544" w14:textId="77777777" w:rsidR="00D77BF2" w:rsidRPr="000619D3" w:rsidRDefault="00D77BF2" w:rsidP="00E510C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336BF238" w14:textId="77777777" w:rsidR="00D77BF2" w:rsidRDefault="00D77BF2" w:rsidP="009819DF">
            <w:pPr>
              <w:numPr>
                <w:ilvl w:val="0"/>
                <w:numId w:val="20"/>
              </w:numPr>
              <w:spacing w:after="10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619D3">
              <w:t xml:space="preserve">ABC, isosceles </w:t>
            </w:r>
            <w:r w:rsidRPr="000619D3">
              <w:br/>
              <w:t>with AB = AC</w:t>
            </w:r>
          </w:p>
          <w:p w14:paraId="4F3810E1" w14:textId="77777777" w:rsidR="00D77BF2" w:rsidRDefault="00D77BF2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6256198B" wp14:editId="1C1EDB51">
                  <wp:simplePos x="0" y="0"/>
                  <wp:positionH relativeFrom="column">
                    <wp:posOffset>472498</wp:posOffset>
                  </wp:positionH>
                  <wp:positionV relativeFrom="paragraph">
                    <wp:posOffset>-38735</wp:posOffset>
                  </wp:positionV>
                  <wp:extent cx="1209796" cy="1440000"/>
                  <wp:effectExtent l="0" t="0" r="0" b="8255"/>
                  <wp:wrapNone/>
                  <wp:docPr id="2040231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23143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79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EC6CF8" w14:textId="77777777" w:rsidR="00D77BF2" w:rsidRDefault="00D77BF2" w:rsidP="00E510CE">
            <w:pPr>
              <w:spacing w:after="100" w:line="276" w:lineRule="auto"/>
            </w:pPr>
          </w:p>
          <w:p w14:paraId="6D1D28C7" w14:textId="77777777" w:rsidR="00D77BF2" w:rsidRDefault="00D77BF2" w:rsidP="00E510CE">
            <w:pPr>
              <w:spacing w:after="100" w:line="276" w:lineRule="auto"/>
            </w:pPr>
          </w:p>
          <w:p w14:paraId="12B24D76" w14:textId="77777777" w:rsidR="00D77BF2" w:rsidRDefault="00D77BF2" w:rsidP="00E510CE">
            <w:pPr>
              <w:spacing w:after="100" w:line="276" w:lineRule="auto"/>
            </w:pPr>
          </w:p>
          <w:p w14:paraId="5D526262" w14:textId="77777777" w:rsidR="00D77BF2" w:rsidRDefault="00D77BF2" w:rsidP="00E510CE">
            <w:pPr>
              <w:spacing w:after="100" w:line="276" w:lineRule="auto"/>
            </w:pPr>
          </w:p>
          <w:p w14:paraId="3C95447C" w14:textId="77777777" w:rsidR="00D77BF2" w:rsidRPr="000619D3" w:rsidRDefault="00D77BF2" w:rsidP="00E510C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45711EB1" w14:textId="77777777" w:rsidR="00D77BF2" w:rsidRPr="000619D3" w:rsidRDefault="00D77BF2" w:rsidP="009819DF">
            <w:pPr>
              <w:numPr>
                <w:ilvl w:val="0"/>
                <w:numId w:val="20"/>
              </w:numPr>
              <w:spacing w:after="10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619D3">
              <w:t xml:space="preserve">XYZ, isosceles, </w:t>
            </w:r>
            <w:r w:rsidRPr="000619D3">
              <w:br/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0619D3">
              <w:t xml:space="preserve">ZXY =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0619D3">
              <w:t>ZYX</w:t>
            </w:r>
          </w:p>
          <w:p w14:paraId="1FB33762" w14:textId="77777777" w:rsidR="00D77BF2" w:rsidRPr="000619D3" w:rsidRDefault="00D77BF2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66D06287" wp14:editId="2586A7F0">
                  <wp:simplePos x="0" y="0"/>
                  <wp:positionH relativeFrom="column">
                    <wp:posOffset>336171</wp:posOffset>
                  </wp:positionH>
                  <wp:positionV relativeFrom="paragraph">
                    <wp:posOffset>-33655</wp:posOffset>
                  </wp:positionV>
                  <wp:extent cx="1207587" cy="1440000"/>
                  <wp:effectExtent l="0" t="0" r="0" b="8255"/>
                  <wp:wrapNone/>
                  <wp:docPr id="960200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200814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58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605E3A" w14:textId="77777777" w:rsidR="00D77BF2" w:rsidRPr="000619D3" w:rsidRDefault="00D77BF2" w:rsidP="00E510CE">
            <w:pPr>
              <w:spacing w:after="100" w:line="276" w:lineRule="auto"/>
            </w:pPr>
          </w:p>
          <w:p w14:paraId="410BB6AE" w14:textId="77777777" w:rsidR="00D77BF2" w:rsidRPr="000619D3" w:rsidRDefault="00D77BF2" w:rsidP="00E510CE">
            <w:pPr>
              <w:spacing w:after="100" w:line="276" w:lineRule="auto"/>
            </w:pPr>
          </w:p>
          <w:p w14:paraId="796C025B" w14:textId="77777777" w:rsidR="00D77BF2" w:rsidRPr="000619D3" w:rsidRDefault="00D77BF2" w:rsidP="00E510CE">
            <w:pPr>
              <w:spacing w:after="100" w:line="276" w:lineRule="auto"/>
            </w:pPr>
          </w:p>
          <w:p w14:paraId="3FA35266" w14:textId="77777777" w:rsidR="00D77BF2" w:rsidRPr="000619D3" w:rsidRDefault="00D77BF2" w:rsidP="00E510CE">
            <w:pPr>
              <w:spacing w:after="100" w:line="276" w:lineRule="auto"/>
            </w:pPr>
          </w:p>
          <w:p w14:paraId="779CD7E9" w14:textId="77777777" w:rsidR="00D77BF2" w:rsidRPr="000619D3" w:rsidRDefault="00D77BF2" w:rsidP="00E510CE">
            <w:pPr>
              <w:pStyle w:val="Answer"/>
              <w:spacing w:line="276" w:lineRule="auto"/>
            </w:pPr>
          </w:p>
        </w:tc>
      </w:tr>
      <w:tr w:rsidR="00D77BF2" w:rsidRPr="000619D3" w14:paraId="1190E8B4" w14:textId="77777777" w:rsidTr="00E510CE">
        <w:tc>
          <w:tcPr>
            <w:tcW w:w="3449" w:type="dxa"/>
          </w:tcPr>
          <w:p w14:paraId="35C6CC71" w14:textId="77777777" w:rsidR="00D77BF2" w:rsidRDefault="00D77BF2" w:rsidP="009819DF">
            <w:pPr>
              <w:numPr>
                <w:ilvl w:val="0"/>
                <w:numId w:val="20"/>
              </w:numPr>
              <w:spacing w:after="10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619D3">
              <w:t xml:space="preserve">PQR, scalene </w:t>
            </w:r>
            <w:r w:rsidRPr="000619D3">
              <w:br/>
              <w:t>not right-angled</w:t>
            </w:r>
          </w:p>
          <w:p w14:paraId="269DCB0B" w14:textId="77777777" w:rsidR="00D77BF2" w:rsidRDefault="00D77BF2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12A87D2B" wp14:editId="64D697FC">
                  <wp:simplePos x="0" y="0"/>
                  <wp:positionH relativeFrom="column">
                    <wp:posOffset>304091</wp:posOffset>
                  </wp:positionH>
                  <wp:positionV relativeFrom="paragraph">
                    <wp:posOffset>125326</wp:posOffset>
                  </wp:positionV>
                  <wp:extent cx="1555668" cy="723785"/>
                  <wp:effectExtent l="0" t="0" r="6985" b="635"/>
                  <wp:wrapNone/>
                  <wp:docPr id="1426500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50059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668" cy="72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831D1F" w14:textId="77777777" w:rsidR="00D77BF2" w:rsidRDefault="00D77BF2" w:rsidP="00E510CE">
            <w:pPr>
              <w:spacing w:after="100" w:line="276" w:lineRule="auto"/>
            </w:pPr>
          </w:p>
          <w:p w14:paraId="5700E39C" w14:textId="77777777" w:rsidR="00D77BF2" w:rsidRDefault="00D77BF2" w:rsidP="00E510CE">
            <w:pPr>
              <w:spacing w:after="100" w:line="276" w:lineRule="auto"/>
            </w:pPr>
          </w:p>
          <w:p w14:paraId="5828BE19" w14:textId="77777777" w:rsidR="00D77BF2" w:rsidRDefault="00D77BF2" w:rsidP="00E510CE">
            <w:pPr>
              <w:spacing w:after="100" w:line="276" w:lineRule="auto"/>
            </w:pPr>
          </w:p>
          <w:p w14:paraId="2E11AA89" w14:textId="77777777" w:rsidR="00D77BF2" w:rsidRDefault="00D77BF2" w:rsidP="00E510CE">
            <w:pPr>
              <w:spacing w:after="100" w:line="276" w:lineRule="auto"/>
            </w:pPr>
          </w:p>
          <w:p w14:paraId="76C8215C" w14:textId="77777777" w:rsidR="00D77BF2" w:rsidRPr="000619D3" w:rsidRDefault="00D77BF2" w:rsidP="00E510C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76B4AD38" w14:textId="77777777" w:rsidR="00D77BF2" w:rsidRDefault="00D77BF2" w:rsidP="009819DF">
            <w:pPr>
              <w:numPr>
                <w:ilvl w:val="0"/>
                <w:numId w:val="20"/>
              </w:numPr>
              <w:spacing w:after="10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619D3">
              <w:t xml:space="preserve">PQR, scalene with a right angle at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0619D3">
              <w:t>RPQ</w:t>
            </w:r>
          </w:p>
          <w:p w14:paraId="0C6645A4" w14:textId="77777777" w:rsidR="00D77BF2" w:rsidRDefault="00D77BF2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179195B0" wp14:editId="4820987C">
                  <wp:simplePos x="0" y="0"/>
                  <wp:positionH relativeFrom="column">
                    <wp:posOffset>275895</wp:posOffset>
                  </wp:positionH>
                  <wp:positionV relativeFrom="paragraph">
                    <wp:posOffset>92110</wp:posOffset>
                  </wp:positionV>
                  <wp:extent cx="1662545" cy="1066839"/>
                  <wp:effectExtent l="0" t="0" r="0" b="0"/>
                  <wp:wrapNone/>
                  <wp:docPr id="142682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825113" name="Picture 1"/>
                          <pic:cNvPicPr/>
                        </pic:nvPicPr>
                        <pic:blipFill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545" cy="106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8A67A3" w14:textId="77777777" w:rsidR="00D77BF2" w:rsidRDefault="00D77BF2" w:rsidP="00E510CE">
            <w:pPr>
              <w:spacing w:after="100" w:line="276" w:lineRule="auto"/>
            </w:pPr>
          </w:p>
          <w:p w14:paraId="3AB6C7DC" w14:textId="77777777" w:rsidR="00D77BF2" w:rsidRDefault="00D77BF2" w:rsidP="00E510CE">
            <w:pPr>
              <w:spacing w:after="100" w:line="276" w:lineRule="auto"/>
            </w:pPr>
          </w:p>
          <w:p w14:paraId="111E0F21" w14:textId="77777777" w:rsidR="00D77BF2" w:rsidRDefault="00D77BF2" w:rsidP="00E510CE">
            <w:pPr>
              <w:spacing w:after="100" w:line="276" w:lineRule="auto"/>
            </w:pPr>
          </w:p>
          <w:p w14:paraId="49370E0C" w14:textId="77777777" w:rsidR="00D77BF2" w:rsidRDefault="00D77BF2" w:rsidP="00E510CE">
            <w:pPr>
              <w:spacing w:after="100" w:line="276" w:lineRule="auto"/>
            </w:pPr>
          </w:p>
          <w:p w14:paraId="6022D0E1" w14:textId="77777777" w:rsidR="00D77BF2" w:rsidRPr="000619D3" w:rsidRDefault="00D77BF2" w:rsidP="00E510C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32B41E82" w14:textId="77777777" w:rsidR="00D77BF2" w:rsidRPr="000619D3" w:rsidRDefault="00D77BF2" w:rsidP="009819DF">
            <w:pPr>
              <w:numPr>
                <w:ilvl w:val="0"/>
                <w:numId w:val="20"/>
              </w:numPr>
              <w:spacing w:after="10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619D3">
              <w:t>XYZ</w:t>
            </w:r>
            <w:r>
              <w:t>, equilateral</w:t>
            </w:r>
          </w:p>
          <w:p w14:paraId="430321BD" w14:textId="77777777" w:rsidR="00D77BF2" w:rsidRPr="000619D3" w:rsidRDefault="00D77BF2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6B55E4DA" wp14:editId="22A5A7BC">
                  <wp:simplePos x="0" y="0"/>
                  <wp:positionH relativeFrom="column">
                    <wp:posOffset>359534</wp:posOffset>
                  </wp:positionH>
                  <wp:positionV relativeFrom="paragraph">
                    <wp:posOffset>89559</wp:posOffset>
                  </wp:positionV>
                  <wp:extent cx="1294410" cy="1376977"/>
                  <wp:effectExtent l="0" t="0" r="1270" b="0"/>
                  <wp:wrapNone/>
                  <wp:docPr id="1081402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402753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235" cy="138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32388F" w14:textId="77777777" w:rsidR="00D77BF2" w:rsidRPr="000619D3" w:rsidRDefault="00D77BF2" w:rsidP="00E510CE">
            <w:pPr>
              <w:spacing w:after="100" w:line="276" w:lineRule="auto"/>
            </w:pPr>
          </w:p>
          <w:p w14:paraId="23B0AB2E" w14:textId="77777777" w:rsidR="00D77BF2" w:rsidRPr="000619D3" w:rsidRDefault="00D77BF2" w:rsidP="00E510CE">
            <w:pPr>
              <w:spacing w:after="100" w:line="276" w:lineRule="auto"/>
            </w:pPr>
          </w:p>
          <w:p w14:paraId="4BA3C666" w14:textId="77777777" w:rsidR="00D77BF2" w:rsidRPr="000619D3" w:rsidRDefault="00D77BF2" w:rsidP="00E510CE">
            <w:pPr>
              <w:spacing w:after="100" w:line="276" w:lineRule="auto"/>
            </w:pPr>
          </w:p>
          <w:p w14:paraId="64FF03DB" w14:textId="77777777" w:rsidR="00D77BF2" w:rsidRPr="000619D3" w:rsidRDefault="00D77BF2" w:rsidP="00E510CE">
            <w:pPr>
              <w:spacing w:after="100" w:line="276" w:lineRule="auto"/>
            </w:pPr>
          </w:p>
          <w:p w14:paraId="2643C95E" w14:textId="77777777" w:rsidR="00D77BF2" w:rsidRPr="000619D3" w:rsidRDefault="00D77BF2" w:rsidP="00E510CE">
            <w:pPr>
              <w:pStyle w:val="Answer"/>
              <w:spacing w:line="276" w:lineRule="auto"/>
            </w:pPr>
          </w:p>
        </w:tc>
      </w:tr>
    </w:tbl>
    <w:p w14:paraId="7F3BF4CA" w14:textId="77777777" w:rsidR="00D77BF2" w:rsidRDefault="00D77BF2" w:rsidP="00D77BF2"/>
    <w:p w14:paraId="3A2ADA73" w14:textId="77777777" w:rsidR="00D77BF2" w:rsidRDefault="00D77BF2" w:rsidP="00D77BF2"/>
    <w:p w14:paraId="190B4B5E" w14:textId="77777777" w:rsidR="00D77BF2" w:rsidRDefault="00D77BF2" w:rsidP="00D77BF2"/>
    <w:p w14:paraId="6157039A" w14:textId="77777777" w:rsidR="00D77BF2" w:rsidRDefault="00D77BF2" w:rsidP="00D77BF2"/>
    <w:p w14:paraId="62321C76" w14:textId="77777777" w:rsidR="00D77BF2" w:rsidRDefault="00D77BF2" w:rsidP="00D77BF2"/>
    <w:p w14:paraId="377ABBD3" w14:textId="77777777" w:rsidR="00D77BF2" w:rsidRDefault="00D77BF2" w:rsidP="00D77BF2"/>
    <w:p w14:paraId="7A846923" w14:textId="77777777" w:rsidR="00D77BF2" w:rsidRDefault="00D77BF2" w:rsidP="00D77BF2"/>
    <w:p w14:paraId="44C25B9A" w14:textId="77777777" w:rsidR="00D77BF2" w:rsidRDefault="00D77BF2" w:rsidP="00D77BF2"/>
    <w:p w14:paraId="6F40EE65" w14:textId="77777777" w:rsidR="00D77BF2" w:rsidRDefault="00D77BF2" w:rsidP="00D77BF2"/>
    <w:p w14:paraId="29069586" w14:textId="77777777" w:rsidR="00D77BF2" w:rsidRDefault="00D77BF2" w:rsidP="00D77BF2"/>
    <w:p w14:paraId="7CA300D4" w14:textId="77777777" w:rsidR="00D77BF2" w:rsidRDefault="00D77BF2" w:rsidP="00D77BF2"/>
    <w:p w14:paraId="1463CC57" w14:textId="77777777" w:rsidR="00D77BF2" w:rsidRDefault="00D77BF2" w:rsidP="00D77BF2"/>
    <w:p w14:paraId="53A2DAE1" w14:textId="77777777" w:rsidR="00D77BF2" w:rsidRDefault="00D77BF2" w:rsidP="00D77BF2"/>
    <w:p w14:paraId="29B3C933" w14:textId="77777777" w:rsidR="00D77BF2" w:rsidRDefault="00D77BF2" w:rsidP="00D77BF2"/>
    <w:p w14:paraId="713A6CBC" w14:textId="77777777" w:rsidR="00D77BF2" w:rsidRDefault="00D77BF2" w:rsidP="00D77BF2"/>
    <w:p w14:paraId="696A65E0" w14:textId="77777777" w:rsidR="00D77BF2" w:rsidRDefault="00D77BF2" w:rsidP="00D77BF2"/>
    <w:p w14:paraId="31D32CB3" w14:textId="77777777" w:rsidR="00D77BF2" w:rsidRDefault="00D77BF2" w:rsidP="00D77BF2"/>
    <w:p w14:paraId="0D669F34" w14:textId="77777777" w:rsidR="00D77BF2" w:rsidRDefault="00D77BF2" w:rsidP="00D77BF2"/>
    <w:p w14:paraId="34F64F01" w14:textId="77777777" w:rsidR="00D77BF2" w:rsidRDefault="00D77BF2" w:rsidP="00D77BF2"/>
    <w:p w14:paraId="6841AD48" w14:textId="77777777" w:rsidR="00D77BF2" w:rsidRDefault="00D77BF2" w:rsidP="00D77BF2"/>
    <w:p w14:paraId="5C172768" w14:textId="77777777" w:rsidR="00D77BF2" w:rsidRDefault="00D77BF2" w:rsidP="00900EB8">
      <w:pPr>
        <w:rPr>
          <w:rFonts w:asciiTheme="majorHAnsi" w:hAnsiTheme="majorHAnsi" w:cstheme="majorHAnsi"/>
        </w:rPr>
      </w:pPr>
    </w:p>
    <w:p w14:paraId="3E93FEBB" w14:textId="7E03823C" w:rsidR="00D77BF2" w:rsidRDefault="00D77BF2" w:rsidP="00D77BF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Angle Sum of a Triangle</w:t>
      </w:r>
    </w:p>
    <w:p w14:paraId="4EA01C1B" w14:textId="77777777" w:rsidR="00D77BF2" w:rsidRDefault="00D77BF2" w:rsidP="00D77BF2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77BF2" w:rsidRPr="00273DC4" w14:paraId="7B3AA3BE" w14:textId="77777777" w:rsidTr="00023FD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6217E0" w14:textId="2C35AFCA" w:rsidR="00D77BF2" w:rsidRPr="00CB3521" w:rsidRDefault="00D77BF2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Angle Sum of a Triangle</w:t>
            </w:r>
          </w:p>
        </w:tc>
      </w:tr>
      <w:tr w:rsidR="00D77BF2" w:rsidRPr="00343657" w14:paraId="4AD38380" w14:textId="77777777" w:rsidTr="00023FD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353A43F" w14:textId="77777777" w:rsidR="00023FDB" w:rsidRPr="008637A1" w:rsidRDefault="00023FDB" w:rsidP="00023FDB">
            <w:pPr>
              <w:spacing w:line="360" w:lineRule="auto"/>
            </w:pPr>
            <w:r w:rsidRPr="00567D85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79EC401E" wp14:editId="51F67A51">
                  <wp:simplePos x="0" y="0"/>
                  <wp:positionH relativeFrom="column">
                    <wp:posOffset>3366846</wp:posOffset>
                  </wp:positionH>
                  <wp:positionV relativeFrom="paragraph">
                    <wp:posOffset>28356</wp:posOffset>
                  </wp:positionV>
                  <wp:extent cx="2738558" cy="1191962"/>
                  <wp:effectExtent l="0" t="0" r="5080" b="8255"/>
                  <wp:wrapNone/>
                  <wp:docPr id="1929727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727800" name="Picture 1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558" cy="119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Consider the triangle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ABC</m:t>
              </m:r>
            </m:oMath>
            <w:r>
              <w:t>:</w:t>
            </w:r>
          </w:p>
          <w:p w14:paraId="2AD0E2EC" w14:textId="77777777" w:rsidR="00023FDB" w:rsidRPr="008637A1" w:rsidRDefault="00023FDB" w:rsidP="00023FDB">
            <w:pPr>
              <w:spacing w:line="360" w:lineRule="auto"/>
            </w:pPr>
            <w:r>
              <w:t xml:space="preserve">Construct line </w:t>
            </w:r>
            <m:oMath>
              <m:r>
                <w:rPr>
                  <w:rFonts w:ascii="Cambria Math" w:hAnsi="Cambria Math"/>
                </w:rPr>
                <m:t>DBE</m:t>
              </m:r>
            </m:oMath>
            <w:r>
              <w:t xml:space="preserve"> parallel to </w:t>
            </w:r>
            <m:oMath>
              <m:r>
                <w:rPr>
                  <w:rFonts w:ascii="Cambria Math" w:hAnsi="Cambria Math"/>
                </w:rPr>
                <m:t>AC</m:t>
              </m:r>
            </m:oMath>
            <w:r>
              <w:t>.</w:t>
            </w:r>
          </w:p>
          <w:p w14:paraId="2A9E5000" w14:textId="77777777" w:rsidR="00023FDB" w:rsidRPr="008637A1" w:rsidRDefault="00023FDB" w:rsidP="00023FDB">
            <w:pPr>
              <w:spacing w:line="360" w:lineRule="auto"/>
            </w:pPr>
          </w:p>
          <w:p w14:paraId="166FE8CB" w14:textId="77777777" w:rsidR="00023FDB" w:rsidRDefault="00023FDB" w:rsidP="00023FDB">
            <w:pPr>
              <w:spacing w:line="360" w:lineRule="auto"/>
            </w:pPr>
          </w:p>
          <w:p w14:paraId="5E427096" w14:textId="77777777" w:rsidR="00023FDB" w:rsidRPr="008637A1" w:rsidRDefault="00023FDB" w:rsidP="00023FDB">
            <w:pPr>
              <w:spacing w:line="360" w:lineRule="auto"/>
            </w:pPr>
          </w:p>
          <w:p w14:paraId="35E61737" w14:textId="77777777" w:rsidR="00023FDB" w:rsidRPr="008637A1" w:rsidRDefault="00023FDB" w:rsidP="00023FDB">
            <w:pPr>
              <w:spacing w:line="480" w:lineRule="auto"/>
            </w:pPr>
            <w:r w:rsidRPr="008637A1">
              <w:t xml:space="preserve">By considering </w:t>
            </w:r>
            <m:oMath>
              <m:r>
                <w:rPr>
                  <w:rFonts w:ascii="Cambria Math" w:hAnsi="Cambria Math"/>
                </w:rPr>
                <m:t>∠DBE:</m:t>
              </m:r>
            </m:oMath>
            <w:r w:rsidRPr="008637A1">
              <w:tab/>
            </w:r>
            <m:oMath>
              <m:r>
                <w:rPr>
                  <w:rFonts w:ascii="Cambria Math" w:hAnsi="Cambria Math"/>
                </w:rPr>
                <m:t>x+y+z=</m:t>
              </m:r>
            </m:oMath>
            <w:r w:rsidRPr="008637A1">
              <w:t xml:space="preserve"> ………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8637A1">
              <w:t xml:space="preserve"> (……………………………………………</w:t>
            </w:r>
            <w:r>
              <w:t>……</w:t>
            </w:r>
            <w:r w:rsidRPr="008637A1">
              <w:t>)</w:t>
            </w:r>
          </w:p>
          <w:p w14:paraId="571561F6" w14:textId="77777777" w:rsidR="00023FDB" w:rsidRPr="008637A1" w:rsidRDefault="00023FDB" w:rsidP="00023FDB">
            <w:pPr>
              <w:spacing w:line="480" w:lineRule="auto"/>
            </w:pP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m:oMath>
              <m:r>
                <w:rPr>
                  <w:rFonts w:ascii="Cambria Math" w:hAnsi="Cambria Math"/>
                </w:rPr>
                <m:t>∠DBA=</m:t>
              </m:r>
            </m:oMath>
            <w:r w:rsidRPr="008637A1">
              <w:t xml:space="preserve"> </w:t>
            </w:r>
            <m:oMath>
              <m:r>
                <w:rPr>
                  <w:rFonts w:ascii="Cambria Math" w:hAnsi="Cambria Math"/>
                </w:rPr>
                <m:t>∠BAC</m:t>
              </m:r>
            </m:oMath>
            <w:r>
              <w:tab/>
              <w:t xml:space="preserve">  </w:t>
            </w:r>
            <w:r w:rsidRPr="008637A1">
              <w:t>(</w:t>
            </w:r>
            <w:r>
              <w:t>……………………………………………………</w:t>
            </w:r>
            <w:r w:rsidRPr="008637A1">
              <w:t>)</w:t>
            </w:r>
          </w:p>
          <w:p w14:paraId="6A5BF10F" w14:textId="77777777" w:rsidR="00023FDB" w:rsidRPr="008637A1" w:rsidRDefault="00023FDB" w:rsidP="00023FDB">
            <w:pPr>
              <w:spacing w:line="480" w:lineRule="auto"/>
            </w:pP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m:oMath>
              <m:r>
                <w:rPr>
                  <w:rFonts w:ascii="Cambria Math" w:hAnsi="Cambria Math"/>
                </w:rPr>
                <m:t>∠EBC=</m:t>
              </m:r>
            </m:oMath>
            <w:r w:rsidRPr="008637A1">
              <w:t xml:space="preserve">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8637A1">
              <w:t xml:space="preserve">……… (alternate angles on </w:t>
            </w:r>
            <w:r>
              <w:t>parallel</w:t>
            </w:r>
            <w:r w:rsidRPr="008637A1">
              <w:t xml:space="preserve"> </w:t>
            </w:r>
            <w:r>
              <w:t>lines</w:t>
            </w:r>
            <w:r w:rsidRPr="008637A1">
              <w:t>)</w:t>
            </w:r>
          </w:p>
          <w:p w14:paraId="643BAC5B" w14:textId="77777777" w:rsidR="00023FDB" w:rsidRPr="008637A1" w:rsidRDefault="00023FDB" w:rsidP="00023FDB">
            <w:pPr>
              <w:spacing w:line="480" w:lineRule="auto"/>
            </w:pPr>
            <w:r w:rsidRPr="008637A1">
              <w:t xml:space="preserve">By considering the sum of the angles in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ABC</m:t>
              </m:r>
            </m:oMath>
            <w:r w:rsidRPr="008637A1">
              <w:t>:</w:t>
            </w:r>
          </w:p>
          <w:p w14:paraId="0359509C" w14:textId="77777777" w:rsidR="00D77BF2" w:rsidRDefault="00023FDB" w:rsidP="00023FDB">
            <w:pPr>
              <w:spacing w:before="100" w:after="100" w:line="276" w:lineRule="auto"/>
            </w:pP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m:oMath>
              <m:r>
                <w:rPr>
                  <w:rFonts w:ascii="Cambria Math" w:hAnsi="Cambria Math"/>
                </w:rPr>
                <m:t>x+y+z=</m:t>
              </m:r>
            </m:oMath>
            <w:r w:rsidRPr="008637A1">
              <w:t xml:space="preserve"> ………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  <w:p w14:paraId="13A8B925" w14:textId="60500C14" w:rsidR="00023FDB" w:rsidRPr="00343657" w:rsidRDefault="00023FDB" w:rsidP="00023FD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5FE0D02" w14:textId="77777777" w:rsidR="00D77BF2" w:rsidRDefault="00D77BF2" w:rsidP="00D77BF2">
      <w:pPr>
        <w:rPr>
          <w:rFonts w:asciiTheme="majorHAnsi" w:hAnsiTheme="majorHAnsi" w:cstheme="majorHAnsi"/>
          <w:lang w:val="en-GB"/>
        </w:rPr>
      </w:pPr>
    </w:p>
    <w:p w14:paraId="2BE4C0F3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64588558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334BF5F9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13C437C7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3360FE9C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4D36CBE4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7DF0F1B7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088607F4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2944A5C5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724063BC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315E4A85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67B4C4F4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2CCEEA9F" w14:textId="77777777" w:rsidR="00D77BF2" w:rsidRDefault="00D77BF2" w:rsidP="00D77BF2">
      <w:pPr>
        <w:rPr>
          <w:rFonts w:asciiTheme="majorHAnsi" w:hAnsiTheme="majorHAnsi" w:cstheme="majorHAnsi"/>
          <w:lang w:val="en-GB"/>
        </w:rPr>
      </w:pPr>
    </w:p>
    <w:p w14:paraId="6D5FDB04" w14:textId="77777777" w:rsidR="00D77BF2" w:rsidRDefault="00D77BF2" w:rsidP="00D77BF2">
      <w:pPr>
        <w:rPr>
          <w:rFonts w:asciiTheme="majorHAnsi" w:hAnsiTheme="majorHAnsi" w:cstheme="majorHAnsi"/>
          <w:lang w:val="en-GB"/>
        </w:rPr>
      </w:pPr>
    </w:p>
    <w:p w14:paraId="6FCCA097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769F9D02" w14:textId="77777777" w:rsidR="00023FDB" w:rsidRDefault="00023FDB" w:rsidP="00D77BF2">
      <w:pPr>
        <w:rPr>
          <w:rFonts w:asciiTheme="majorHAnsi" w:hAnsiTheme="majorHAnsi" w:cstheme="majorHAnsi"/>
          <w:lang w:val="en-GB"/>
        </w:rPr>
      </w:pPr>
    </w:p>
    <w:p w14:paraId="05DBB963" w14:textId="77777777" w:rsidR="00023FDB" w:rsidRPr="00DE36B3" w:rsidRDefault="00023FDB" w:rsidP="00D77BF2">
      <w:pPr>
        <w:rPr>
          <w:rFonts w:asciiTheme="majorHAnsi" w:hAnsiTheme="majorHAnsi" w:cstheme="majorHAnsi"/>
          <w:lang w:val="en-GB"/>
        </w:rPr>
      </w:pPr>
    </w:p>
    <w:p w14:paraId="292926AF" w14:textId="77777777" w:rsidR="00D77BF2" w:rsidRPr="00343657" w:rsidRDefault="00D77BF2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77BF2" w:rsidRPr="00343657" w14:paraId="4E9D9249" w14:textId="77777777" w:rsidTr="00E510C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ABDCE3C" w14:textId="6EAADEA0" w:rsidR="00D77BF2" w:rsidRPr="00CB3521" w:rsidRDefault="00023FDB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b/>
                <w:bCs/>
              </w:rPr>
              <w:lastRenderedPageBreak/>
              <w:t>Angle Sum of a Triangle</w:t>
            </w:r>
          </w:p>
        </w:tc>
      </w:tr>
      <w:tr w:rsidR="00D77BF2" w:rsidRPr="00343657" w14:paraId="01ACDEAE" w14:textId="77777777" w:rsidTr="00E510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995619" w14:textId="3D73E0C9" w:rsidR="00023FDB" w:rsidRDefault="00023FDB" w:rsidP="00023FDB">
            <w:pPr>
              <w:spacing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3761307C" wp14:editId="149C3AE9">
                  <wp:simplePos x="0" y="0"/>
                  <wp:positionH relativeFrom="column">
                    <wp:posOffset>2975128</wp:posOffset>
                  </wp:positionH>
                  <wp:positionV relativeFrom="paragraph">
                    <wp:posOffset>63094</wp:posOffset>
                  </wp:positionV>
                  <wp:extent cx="1596788" cy="983614"/>
                  <wp:effectExtent l="0" t="0" r="3810" b="7620"/>
                  <wp:wrapNone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552"/>
                          <a:stretch/>
                        </pic:blipFill>
                        <pic:spPr bwMode="auto">
                          <a:xfrm>
                            <a:off x="0" y="0"/>
                            <a:ext cx="1596788" cy="98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3BAB16" w14:textId="23E5AEE9" w:rsidR="00023FDB" w:rsidRDefault="00023FDB" w:rsidP="00023FDB">
            <w:pPr>
              <w:spacing w:line="276" w:lineRule="auto"/>
            </w:pPr>
          </w:p>
          <w:p w14:paraId="54EAF737" w14:textId="1C736152" w:rsidR="00023FDB" w:rsidRPr="00023FDB" w:rsidRDefault="00023FDB" w:rsidP="00023FDB">
            <w:pPr>
              <w:spacing w:line="276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a+b+c=180</m:t>
              </m:r>
              <m:r>
                <w:rPr>
                  <w:rFonts w:ascii="Cambria Math" w:hAnsi="Cambria Math"/>
                </w:rPr>
                <m:t>°</m:t>
              </m:r>
            </m:oMath>
          </w:p>
          <w:p w14:paraId="11509763" w14:textId="77777777" w:rsidR="00D77BF2" w:rsidRDefault="00D77BF2" w:rsidP="00023FD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439FF0" w14:textId="77777777" w:rsidR="00023FDB" w:rsidRDefault="00023FDB" w:rsidP="00023FD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1AE266" w14:textId="77777777" w:rsidR="00023FDB" w:rsidRDefault="00023FDB" w:rsidP="00023FD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6C5DDD" w14:textId="77777777" w:rsidR="00023FDB" w:rsidRPr="008B51EC" w:rsidRDefault="00023FDB" w:rsidP="009819DF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8B51EC">
              <w:t>Write an equation</w:t>
            </w:r>
            <w:r>
              <w:t xml:space="preserve"> using angle relationships.</w:t>
            </w:r>
          </w:p>
          <w:p w14:paraId="202D1F6F" w14:textId="77777777" w:rsidR="00023FDB" w:rsidRPr="00023FDB" w:rsidRDefault="00023FDB" w:rsidP="009819DF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8B51EC">
              <w:t>Simplify the equation, if needed.</w:t>
            </w:r>
          </w:p>
          <w:p w14:paraId="1ED8E3EE" w14:textId="09A1D320" w:rsidR="00023FDB" w:rsidRPr="00023FDB" w:rsidRDefault="00023FDB" w:rsidP="009819DF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8B51EC">
              <w:t>Solve for the unknown</w:t>
            </w:r>
            <w:r>
              <w:t xml:space="preserve"> using inverse operations.</w:t>
            </w:r>
          </w:p>
        </w:tc>
      </w:tr>
    </w:tbl>
    <w:p w14:paraId="7F3A8CE6" w14:textId="77777777" w:rsidR="00D77BF2" w:rsidRDefault="00D77BF2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77BF2" w:rsidRPr="00273DC4" w14:paraId="057F84C6" w14:textId="77777777" w:rsidTr="00E510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BE118C0" w14:textId="07DEEE25" w:rsidR="00D77BF2" w:rsidRPr="00273DC4" w:rsidRDefault="00D77BF2" w:rsidP="009819D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23FDB" w:rsidRPr="00023FDB">
              <w:rPr>
                <w:rFonts w:asciiTheme="majorHAnsi" w:hAnsiTheme="majorHAnsi" w:cstheme="majorHAnsi"/>
                <w:color w:val="auto"/>
                <w:spacing w:val="15"/>
              </w:rPr>
              <w:t>Solve problems involving angle sum of a triangle</w:t>
            </w:r>
          </w:p>
        </w:tc>
      </w:tr>
      <w:tr w:rsidR="00023FDB" w:rsidRPr="00343657" w14:paraId="6E56371E" w14:textId="77777777" w:rsidTr="00E510C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9C6BB0" w14:textId="77777777" w:rsidR="00023FDB" w:rsidRDefault="00023FDB" w:rsidP="00023FDB">
            <w:pPr>
              <w:spacing w:after="100" w:line="276" w:lineRule="auto"/>
            </w:pPr>
            <w:r w:rsidRPr="008637A1">
              <w:rPr>
                <w:noProof/>
                <w:color w:val="3296FA" w:themeColor="accent1"/>
              </w:rPr>
              <w:drawing>
                <wp:anchor distT="0" distB="0" distL="114300" distR="114300" simplePos="0" relativeHeight="251776000" behindDoc="0" locked="0" layoutInCell="1" allowOverlap="1" wp14:anchorId="43D7471B" wp14:editId="34CFB36C">
                  <wp:simplePos x="0" y="0"/>
                  <wp:positionH relativeFrom="column">
                    <wp:posOffset>970220</wp:posOffset>
                  </wp:positionH>
                  <wp:positionV relativeFrom="paragraph">
                    <wp:posOffset>33188</wp:posOffset>
                  </wp:positionV>
                  <wp:extent cx="1146810" cy="1007110"/>
                  <wp:effectExtent l="0" t="0" r="0" b="2540"/>
                  <wp:wrapNone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00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C0AEA" w14:textId="77777777" w:rsidR="00023FDB" w:rsidRDefault="00023FDB" w:rsidP="00023FDB">
            <w:pPr>
              <w:spacing w:after="100" w:line="276" w:lineRule="auto"/>
            </w:pPr>
          </w:p>
          <w:p w14:paraId="559B93E4" w14:textId="77777777" w:rsidR="00023FDB" w:rsidRDefault="00023FDB" w:rsidP="00023FDB">
            <w:pPr>
              <w:spacing w:after="100" w:line="276" w:lineRule="auto"/>
            </w:pPr>
          </w:p>
          <w:p w14:paraId="4C856659" w14:textId="77777777" w:rsidR="00023FDB" w:rsidRDefault="00023FDB" w:rsidP="00023FDB">
            <w:pPr>
              <w:spacing w:after="100" w:line="276" w:lineRule="auto"/>
            </w:pPr>
          </w:p>
          <w:p w14:paraId="34B439FA" w14:textId="77777777" w:rsidR="00023FDB" w:rsidRPr="008637A1" w:rsidRDefault="00023FDB" w:rsidP="00023FDB">
            <w:pPr>
              <w:spacing w:line="480" w:lineRule="auto"/>
              <w:rPr>
                <w:color w:val="3296FA" w:themeColor="accent1"/>
              </w:rPr>
            </w:pPr>
            <w:r w:rsidRPr="001D6529">
              <w:rPr>
                <w:color w:val="FA6464" w:themeColor="accent3"/>
              </w:rPr>
              <w:t>1.</w:t>
            </w:r>
            <w:r>
              <w:rPr>
                <w:color w:val="3296FA" w:themeColor="accent1"/>
              </w:rPr>
              <w:t xml:space="preserve">  </w:t>
            </w:r>
            <w:r w:rsidRPr="00052C6C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a+38+92=180</m:t>
              </m:r>
            </m:oMath>
            <w:r w:rsidRPr="00052C6C">
              <w:rPr>
                <w:rStyle w:val="SolutionChar"/>
              </w:rPr>
              <w:t xml:space="preserve"> (angle sum of triangle)</w:t>
            </w:r>
          </w:p>
          <w:p w14:paraId="0120F6E7" w14:textId="77777777" w:rsidR="00023FDB" w:rsidRPr="008637A1" w:rsidRDefault="00023FDB" w:rsidP="00023FDB">
            <w:pPr>
              <w:spacing w:line="48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2</w:t>
            </w:r>
            <w:r w:rsidRPr="001D6529">
              <w:rPr>
                <w:color w:val="FA6464" w:themeColor="accent3"/>
              </w:rPr>
              <w:t>.</w:t>
            </w:r>
            <w:r w:rsidRPr="008637A1">
              <w:rPr>
                <w:color w:val="3296FA" w:themeColor="accent1"/>
              </w:rPr>
              <w:t xml:space="preserve">   </w:t>
            </w:r>
            <w:r>
              <w:rPr>
                <w:color w:val="3296FA" w:themeColor="accent1"/>
              </w:rPr>
              <w:t xml:space="preserve">   </w:t>
            </w:r>
            <w:r w:rsidRPr="008637A1">
              <w:rPr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a+130=180</m:t>
              </m:r>
            </m:oMath>
            <w:r w:rsidRPr="008637A1">
              <w:rPr>
                <w:color w:val="3296FA" w:themeColor="accent1"/>
              </w:rPr>
              <w:t xml:space="preserve"> </w:t>
            </w:r>
          </w:p>
          <w:p w14:paraId="68ACAF8B" w14:textId="77777777" w:rsidR="00023FDB" w:rsidRDefault="00023FDB" w:rsidP="00023FDB">
            <w:pPr>
              <w:spacing w:line="48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3</w:t>
            </w:r>
            <w:r w:rsidRPr="001D6529">
              <w:rPr>
                <w:color w:val="FA6464" w:themeColor="accent3"/>
              </w:rPr>
              <w:t>.</w:t>
            </w:r>
            <w:r w:rsidRPr="008637A1">
              <w:rPr>
                <w:color w:val="3296FA" w:themeColor="accent1"/>
              </w:rPr>
              <w:t xml:space="preserve">     </w:t>
            </w:r>
            <w:r>
              <w:rPr>
                <w:color w:val="3296FA" w:themeColor="accent1"/>
              </w:rPr>
              <w:t xml:space="preserve">   </w:t>
            </w:r>
            <w:r w:rsidRPr="008637A1">
              <w:rPr>
                <w:color w:val="3296FA" w:themeColor="accent1"/>
              </w:rPr>
              <w:t xml:space="preserve">           </w:t>
            </w:r>
            <m:oMath>
              <m:r>
                <w:rPr>
                  <w:rStyle w:val="SolutionChar"/>
                  <w:rFonts w:ascii="Cambria Math" w:hAnsi="Cambria Math"/>
                </w:rPr>
                <m:t>a=50°</m:t>
              </m:r>
            </m:oMath>
            <w:r w:rsidRPr="008637A1">
              <w:rPr>
                <w:color w:val="3296FA" w:themeColor="accent1"/>
              </w:rPr>
              <w:t xml:space="preserve"> </w:t>
            </w:r>
          </w:p>
          <w:p w14:paraId="54DAA799" w14:textId="179462BB" w:rsidR="00023FDB" w:rsidRPr="00343657" w:rsidRDefault="00023FDB" w:rsidP="00023FD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581B2B" w14:textId="77777777" w:rsidR="00023FDB" w:rsidRDefault="00023FDB" w:rsidP="00023FDB">
            <w:pPr>
              <w:spacing w:after="100" w:line="360" w:lineRule="auto"/>
              <w:rPr>
                <w:i/>
                <w:iCs/>
                <w:color w:val="44546A" w:themeColor="text2"/>
              </w:rPr>
            </w:pPr>
            <w:r w:rsidRPr="008637A1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5D6066F9" wp14:editId="565B3898">
                  <wp:simplePos x="0" y="0"/>
                  <wp:positionH relativeFrom="column">
                    <wp:posOffset>1038764</wp:posOffset>
                  </wp:positionH>
                  <wp:positionV relativeFrom="paragraph">
                    <wp:posOffset>35944</wp:posOffset>
                  </wp:positionV>
                  <wp:extent cx="1209675" cy="963930"/>
                  <wp:effectExtent l="0" t="0" r="0" b="7620"/>
                  <wp:wrapNone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3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16F657" w14:textId="77777777" w:rsidR="00023FDB" w:rsidRDefault="00023FDB" w:rsidP="00023FDB">
            <w:pPr>
              <w:spacing w:after="100" w:line="360" w:lineRule="auto"/>
            </w:pPr>
            <w:r>
              <w:t xml:space="preserve"> </w:t>
            </w:r>
          </w:p>
          <w:p w14:paraId="3AF570E0" w14:textId="77777777" w:rsidR="00023FDB" w:rsidRDefault="00023FDB" w:rsidP="00023FDB">
            <w:pPr>
              <w:spacing w:after="100" w:line="480" w:lineRule="auto"/>
            </w:pPr>
          </w:p>
          <w:p w14:paraId="74F81238" w14:textId="77777777" w:rsidR="00023FDB" w:rsidRPr="008637A1" w:rsidRDefault="00023FDB" w:rsidP="00023FDB">
            <w:pPr>
              <w:spacing w:line="480" w:lineRule="auto"/>
              <w:rPr>
                <w:color w:val="3296FA" w:themeColor="accent1"/>
              </w:rPr>
            </w:pPr>
            <w:r w:rsidRPr="001D6529">
              <w:rPr>
                <w:color w:val="FA6464" w:themeColor="accent3"/>
              </w:rPr>
              <w:t>1.</w:t>
            </w:r>
            <w:r>
              <w:rPr>
                <w:noProof/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 </m:t>
              </m:r>
              <m:r>
                <w:rPr>
                  <w:rStyle w:val="SolutionChar"/>
                  <w:rFonts w:ascii="Cambria Math" w:hAnsi="Cambria Math"/>
                </w:rPr>
                <m:t>a+a+26=180</m:t>
              </m:r>
            </m:oMath>
            <w:r w:rsidRPr="00052C6C">
              <w:rPr>
                <w:rStyle w:val="SolutionChar"/>
              </w:rPr>
              <w:t xml:space="preserve"> (angle sum of triangle)</w:t>
            </w:r>
          </w:p>
          <w:p w14:paraId="6BDFEE2B" w14:textId="77777777" w:rsidR="00023FDB" w:rsidRPr="008637A1" w:rsidRDefault="00023FDB" w:rsidP="00023FDB">
            <w:pPr>
              <w:spacing w:line="480" w:lineRule="auto"/>
              <w:rPr>
                <w:color w:val="3296FA" w:themeColor="accent1"/>
              </w:rPr>
            </w:pPr>
            <w:r w:rsidRPr="001D6529">
              <w:rPr>
                <w:color w:val="FA6464" w:themeColor="accent3"/>
              </w:rPr>
              <w:t>2.</w:t>
            </w:r>
            <w:r>
              <w:rPr>
                <w:color w:val="FA6464" w:themeColor="accent3"/>
              </w:rPr>
              <w:t xml:space="preserve">          </w:t>
            </w:r>
            <m:oMath>
              <m:r>
                <w:rPr>
                  <w:rStyle w:val="SolutionChar"/>
                  <w:rFonts w:ascii="Cambria Math" w:hAnsi="Cambria Math"/>
                </w:rPr>
                <m:t>2a+26=180</m:t>
              </m:r>
            </m:oMath>
            <w:r w:rsidRPr="008637A1">
              <w:rPr>
                <w:color w:val="3296FA" w:themeColor="accent1"/>
              </w:rPr>
              <w:t xml:space="preserve"> </w:t>
            </w:r>
          </w:p>
          <w:p w14:paraId="08C0E355" w14:textId="77777777" w:rsidR="00023FDB" w:rsidRPr="008637A1" w:rsidRDefault="00023FDB" w:rsidP="00023FDB">
            <w:pPr>
              <w:spacing w:line="480" w:lineRule="auto"/>
              <w:rPr>
                <w:color w:val="3296FA" w:themeColor="accent1"/>
              </w:rPr>
            </w:pPr>
            <w:r w:rsidRPr="001D6529">
              <w:rPr>
                <w:color w:val="FA6464" w:themeColor="accent3"/>
              </w:rPr>
              <w:t>3.</w:t>
            </w:r>
            <w:r>
              <w:rPr>
                <w:color w:val="3296FA" w:themeColor="accent1"/>
              </w:rPr>
              <w:t xml:space="preserve">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2a=154</m:t>
              </m:r>
            </m:oMath>
            <w:r w:rsidRPr="008637A1">
              <w:rPr>
                <w:color w:val="3296FA" w:themeColor="accent1"/>
              </w:rPr>
              <w:t xml:space="preserve"> </w:t>
            </w:r>
          </w:p>
          <w:p w14:paraId="635C7DE2" w14:textId="6ADDE328" w:rsidR="00023FDB" w:rsidRPr="00343657" w:rsidRDefault="00023FDB" w:rsidP="00023FDB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=77</m:t>
              </m:r>
              <m:r>
                <w:rPr>
                  <w:rStyle w:val="SolutionChar"/>
                  <w:rFonts w:ascii="Cambria Math" w:hAnsi="Cambria Math"/>
                </w:rPr>
                <m:t>°</m:t>
              </m:r>
            </m:oMath>
            <w:r w:rsidRPr="008637A1">
              <w:t xml:space="preserve"> </w:t>
            </w:r>
          </w:p>
        </w:tc>
      </w:tr>
    </w:tbl>
    <w:p w14:paraId="6E388E98" w14:textId="77777777" w:rsidR="00D77BF2" w:rsidRDefault="00D77BF2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77BF2" w:rsidRPr="00273DC4" w14:paraId="04F185FD" w14:textId="77777777" w:rsidTr="00E510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2EFCF53" w14:textId="77777777" w:rsidR="00D77BF2" w:rsidRPr="00CB3521" w:rsidRDefault="00D77BF2" w:rsidP="009819D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77BF2" w:rsidRPr="00343657" w14:paraId="11AAB4E5" w14:textId="77777777" w:rsidTr="00E510CE">
        <w:tc>
          <w:tcPr>
            <w:tcW w:w="10205" w:type="dxa"/>
            <w:gridSpan w:val="2"/>
            <w:tcBorders>
              <w:bottom w:val="nil"/>
            </w:tcBorders>
          </w:tcPr>
          <w:p w14:paraId="693AD92E" w14:textId="45A33AB7" w:rsidR="00D77BF2" w:rsidRPr="00343657" w:rsidRDefault="00023FDB" w:rsidP="00E510C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37A1">
              <w:t>Find the value of the pronumerals in these diagrams.</w:t>
            </w:r>
          </w:p>
        </w:tc>
      </w:tr>
      <w:tr w:rsidR="00023FDB" w:rsidRPr="00343657" w14:paraId="6D3A67E7" w14:textId="77777777" w:rsidTr="00E510C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34AE89" w14:textId="77777777" w:rsidR="00023FDB" w:rsidRPr="008637A1" w:rsidRDefault="00023FDB" w:rsidP="009819DF">
            <w:pPr>
              <w:numPr>
                <w:ilvl w:val="0"/>
                <w:numId w:val="22"/>
              </w:numPr>
              <w:spacing w:line="48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39BB1A21" wp14:editId="59E63FA0">
                  <wp:simplePos x="0" y="0"/>
                  <wp:positionH relativeFrom="column">
                    <wp:posOffset>23759</wp:posOffset>
                  </wp:positionH>
                  <wp:positionV relativeFrom="paragraph">
                    <wp:posOffset>275243</wp:posOffset>
                  </wp:positionV>
                  <wp:extent cx="1326515" cy="857250"/>
                  <wp:effectExtent l="0" t="0" r="6985" b="0"/>
                  <wp:wrapNone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l="4610" r="2791"/>
                          <a:stretch/>
                        </pic:blipFill>
                        <pic:spPr bwMode="auto">
                          <a:xfrm>
                            <a:off x="0" y="0"/>
                            <a:ext cx="1326515" cy="857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F1886D2" w14:textId="77777777" w:rsidR="00023FDB" w:rsidRPr="008637A1" w:rsidRDefault="00023FDB" w:rsidP="00023FDB">
            <w:pPr>
              <w:spacing w:line="480" w:lineRule="auto"/>
              <w:ind w:left="2268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 w:rsidRPr="008637A1">
              <w:t xml:space="preserve"> + </w:t>
            </w:r>
            <m:oMath>
              <m:r>
                <w:rPr>
                  <w:rFonts w:ascii="Cambria Math" w:hAnsi="Cambria Math"/>
                </w:rPr>
                <m:t>70</m:t>
              </m:r>
            </m:oMath>
            <w:r>
              <w:t xml:space="preserve"> </w:t>
            </w:r>
            <w:r w:rsidRPr="008637A1">
              <w:t xml:space="preserve">+ </w:t>
            </w:r>
            <m:oMath>
              <m:r>
                <w:rPr>
                  <w:rFonts w:ascii="Cambria Math" w:hAnsi="Cambria Math"/>
                </w:rPr>
                <m:t>30= 180</m:t>
              </m:r>
            </m:oMath>
          </w:p>
          <w:p w14:paraId="6AF92A4F" w14:textId="27A98B3D" w:rsidR="00023FDB" w:rsidRPr="008637A1" w:rsidRDefault="00023FDB" w:rsidP="00023FDB">
            <w:pPr>
              <w:spacing w:line="480" w:lineRule="auto"/>
              <w:ind w:left="2268"/>
            </w:pPr>
          </w:p>
          <w:p w14:paraId="73D91AFF" w14:textId="2E4F7B34" w:rsidR="00023FDB" w:rsidRDefault="00023FDB" w:rsidP="00023FDB">
            <w:pPr>
              <w:spacing w:line="480" w:lineRule="auto"/>
              <w:ind w:left="2268"/>
            </w:pPr>
          </w:p>
          <w:p w14:paraId="66A6AF95" w14:textId="6AEDA40B" w:rsidR="00023FDB" w:rsidRPr="00023FDB" w:rsidRDefault="00023FDB" w:rsidP="00023FDB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=80°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23BC95" w14:textId="77777777" w:rsidR="00023FDB" w:rsidRPr="008637A1" w:rsidRDefault="00023FDB" w:rsidP="009819DF">
            <w:pPr>
              <w:numPr>
                <w:ilvl w:val="0"/>
                <w:numId w:val="22"/>
              </w:numPr>
              <w:spacing w:line="48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25601E28" wp14:editId="454F413A">
                  <wp:simplePos x="0" y="0"/>
                  <wp:positionH relativeFrom="column">
                    <wp:posOffset>-6426</wp:posOffset>
                  </wp:positionH>
                  <wp:positionV relativeFrom="paragraph">
                    <wp:posOffset>210185</wp:posOffset>
                  </wp:positionV>
                  <wp:extent cx="1257300" cy="929640"/>
                  <wp:effectExtent l="0" t="0" r="0" b="3810"/>
                  <wp:wrapNone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91" b="-155"/>
                          <a:stretch/>
                        </pic:blipFill>
                        <pic:spPr bwMode="auto">
                          <a:xfrm>
                            <a:off x="0" y="0"/>
                            <a:ext cx="1257300" cy="929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30689B5" w14:textId="77777777" w:rsidR="00023FDB" w:rsidRPr="008637A1" w:rsidRDefault="00023FDB" w:rsidP="00023FDB">
            <w:pPr>
              <w:spacing w:line="480" w:lineRule="auto"/>
              <w:ind w:left="2268"/>
            </w:pPr>
            <w:r w:rsidRPr="00023FDB">
              <w:rPr>
                <w:sz w:val="22"/>
                <w:szCs w:val="22"/>
              </w:rPr>
              <w:t>…… + …… + …… = 180</w:t>
            </w:r>
          </w:p>
          <w:p w14:paraId="2CDD95AF" w14:textId="3A364947" w:rsidR="00023FDB" w:rsidRPr="008637A1" w:rsidRDefault="00023FDB" w:rsidP="00023FDB">
            <w:pPr>
              <w:spacing w:line="480" w:lineRule="auto"/>
              <w:ind w:left="2268"/>
            </w:pPr>
          </w:p>
          <w:p w14:paraId="4BC42581" w14:textId="4FA600A5" w:rsidR="00023FDB" w:rsidRDefault="00023FDB" w:rsidP="00023FDB">
            <w:pPr>
              <w:spacing w:line="480" w:lineRule="auto"/>
              <w:ind w:left="2268"/>
            </w:pPr>
          </w:p>
          <w:p w14:paraId="23AADF04" w14:textId="3EDFA8EB" w:rsidR="00023FDB" w:rsidRPr="00023FDB" w:rsidRDefault="00023FDB" w:rsidP="00023FDB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=58°</m:t>
              </m:r>
            </m:oMath>
          </w:p>
        </w:tc>
      </w:tr>
      <w:tr w:rsidR="00023FDB" w:rsidRPr="00343657" w14:paraId="2F56BBF4" w14:textId="77777777" w:rsidTr="00E510C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56830E" w14:textId="77777777" w:rsidR="00023FDB" w:rsidRPr="008637A1" w:rsidRDefault="00023FDB" w:rsidP="009819DF">
            <w:pPr>
              <w:numPr>
                <w:ilvl w:val="0"/>
                <w:numId w:val="22"/>
              </w:numPr>
              <w:spacing w:line="48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69836830" wp14:editId="7140D85E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200025</wp:posOffset>
                  </wp:positionV>
                  <wp:extent cx="1531620" cy="1009015"/>
                  <wp:effectExtent l="0" t="0" r="0" b="635"/>
                  <wp:wrapNone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DEE971D" w14:textId="77777777" w:rsidR="00023FDB" w:rsidRDefault="00023FDB" w:rsidP="00023FDB">
            <w:pPr>
              <w:spacing w:line="480" w:lineRule="auto"/>
            </w:pPr>
            <w:r>
              <w:t xml:space="preserve"> </w:t>
            </w:r>
          </w:p>
          <w:p w14:paraId="55280415" w14:textId="77777777" w:rsidR="00023FDB" w:rsidRDefault="00023FDB" w:rsidP="00023FDB">
            <w:pPr>
              <w:spacing w:line="480" w:lineRule="auto"/>
            </w:pPr>
          </w:p>
          <w:p w14:paraId="7B317D94" w14:textId="77777777" w:rsidR="00023FDB" w:rsidRDefault="00023FDB" w:rsidP="00023FDB">
            <w:pPr>
              <w:spacing w:line="480" w:lineRule="auto"/>
            </w:pPr>
          </w:p>
          <w:p w14:paraId="34ABA2CF" w14:textId="77777777" w:rsidR="00023FDB" w:rsidRDefault="00023FDB" w:rsidP="00023FDB">
            <w:pPr>
              <w:spacing w:line="480" w:lineRule="auto"/>
            </w:pPr>
          </w:p>
          <w:p w14:paraId="74B105BF" w14:textId="3791A568" w:rsidR="00023FDB" w:rsidRPr="00023FDB" w:rsidRDefault="00023FDB" w:rsidP="00023FDB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=20°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B993AB" w14:textId="77777777" w:rsidR="00023FDB" w:rsidRPr="008637A1" w:rsidRDefault="00023FDB" w:rsidP="009819DF">
            <w:pPr>
              <w:numPr>
                <w:ilvl w:val="0"/>
                <w:numId w:val="22"/>
              </w:numPr>
              <w:spacing w:line="48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2F893FF6" wp14:editId="3F679928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200660</wp:posOffset>
                  </wp:positionV>
                  <wp:extent cx="1515110" cy="1029335"/>
                  <wp:effectExtent l="0" t="0" r="8890" b="0"/>
                  <wp:wrapNone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110" cy="102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D62FB55" w14:textId="77777777" w:rsidR="00023FDB" w:rsidRDefault="00023FDB" w:rsidP="00023FDB">
            <w:pPr>
              <w:spacing w:line="480" w:lineRule="auto"/>
            </w:pPr>
          </w:p>
          <w:p w14:paraId="0950E185" w14:textId="77777777" w:rsidR="00023FDB" w:rsidRDefault="00023FDB" w:rsidP="00023FDB">
            <w:pPr>
              <w:spacing w:line="480" w:lineRule="auto"/>
            </w:pPr>
          </w:p>
          <w:p w14:paraId="7EE865AF" w14:textId="77777777" w:rsidR="00023FDB" w:rsidRDefault="00023FDB" w:rsidP="00023FDB">
            <w:pPr>
              <w:spacing w:line="480" w:lineRule="auto"/>
            </w:pPr>
          </w:p>
          <w:p w14:paraId="3491D785" w14:textId="77777777" w:rsidR="00023FDB" w:rsidRDefault="00023FDB" w:rsidP="00023FDB">
            <w:pPr>
              <w:spacing w:line="480" w:lineRule="auto"/>
            </w:pPr>
          </w:p>
          <w:p w14:paraId="463661E7" w14:textId="5A05E75A" w:rsidR="00023FDB" w:rsidRPr="00023FDB" w:rsidRDefault="00023FDB" w:rsidP="00023FDB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=65°</m:t>
              </m:r>
            </m:oMath>
          </w:p>
        </w:tc>
      </w:tr>
    </w:tbl>
    <w:p w14:paraId="4E68B281" w14:textId="77777777" w:rsidR="00D77BF2" w:rsidRPr="00343657" w:rsidRDefault="00D77BF2" w:rsidP="00D77BF2">
      <w:pPr>
        <w:rPr>
          <w:rFonts w:asciiTheme="majorHAnsi" w:hAnsiTheme="majorHAnsi" w:cstheme="majorHAnsi"/>
        </w:rPr>
      </w:pPr>
    </w:p>
    <w:p w14:paraId="0E3782F2" w14:textId="77777777" w:rsidR="00023FDB" w:rsidRPr="008637A1" w:rsidRDefault="00023FDB" w:rsidP="00023FDB">
      <w:pPr>
        <w:pStyle w:val="Level"/>
      </w:pPr>
      <w:r w:rsidRPr="008637A1">
        <w:lastRenderedPageBreak/>
        <w:t>Foundation</w:t>
      </w:r>
    </w:p>
    <w:p w14:paraId="02A748FF" w14:textId="77777777" w:rsidR="00023FDB" w:rsidRPr="008637A1" w:rsidRDefault="00023FDB" w:rsidP="009819DF">
      <w:pPr>
        <w:numPr>
          <w:ilvl w:val="0"/>
          <w:numId w:val="31"/>
        </w:numPr>
        <w:contextualSpacing/>
      </w:pPr>
      <w:r w:rsidRPr="008637A1">
        <w:t>Use the angle sum of a triangle to find the value of the pronumeral. Show full working out.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23FDB" w:rsidRPr="008637A1" w14:paraId="572DF7D3" w14:textId="77777777" w:rsidTr="00E510CE">
        <w:tc>
          <w:tcPr>
            <w:tcW w:w="3449" w:type="dxa"/>
          </w:tcPr>
          <w:p w14:paraId="66A81243" w14:textId="77777777" w:rsidR="00023FDB" w:rsidRPr="008637A1" w:rsidRDefault="00023FDB" w:rsidP="009819DF">
            <w:pPr>
              <w:numPr>
                <w:ilvl w:val="0"/>
                <w:numId w:val="26"/>
              </w:numPr>
              <w:spacing w:after="100"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2C22D663" wp14:editId="4F875EAB">
                  <wp:simplePos x="0" y="0"/>
                  <wp:positionH relativeFrom="column">
                    <wp:posOffset>424816</wp:posOffset>
                  </wp:positionH>
                  <wp:positionV relativeFrom="paragraph">
                    <wp:posOffset>48895</wp:posOffset>
                  </wp:positionV>
                  <wp:extent cx="1183100" cy="733425"/>
                  <wp:effectExtent l="0" t="0" r="0" b="0"/>
                  <wp:wrapNone/>
                  <wp:docPr id="957288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8630" name=""/>
                          <pic:cNvPicPr/>
                        </pic:nvPicPr>
                        <pic:blipFill rotWithShape="1">
                          <a:blip r:embed="rId44"/>
                          <a:srcRect l="3134" r="76536" b="66315"/>
                          <a:stretch/>
                        </pic:blipFill>
                        <pic:spPr bwMode="auto">
                          <a:xfrm>
                            <a:off x="0" y="0"/>
                            <a:ext cx="118310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8D173F3" w14:textId="77777777" w:rsidR="00023FDB" w:rsidRPr="008637A1" w:rsidRDefault="00023FDB" w:rsidP="00E510CE">
            <w:pPr>
              <w:spacing w:after="100" w:line="276" w:lineRule="auto"/>
            </w:pPr>
          </w:p>
          <w:p w14:paraId="765A196D" w14:textId="77777777" w:rsidR="00023FDB" w:rsidRPr="008637A1" w:rsidRDefault="00023FDB" w:rsidP="00E510CE">
            <w:pPr>
              <w:spacing w:after="100" w:line="276" w:lineRule="auto"/>
            </w:pPr>
          </w:p>
          <w:p w14:paraId="798E56DE" w14:textId="77777777" w:rsidR="00023FDB" w:rsidRPr="008637A1" w:rsidRDefault="00023FDB" w:rsidP="00E510CE">
            <w:pPr>
              <w:spacing w:after="100" w:line="276" w:lineRule="auto"/>
            </w:pPr>
          </w:p>
          <w:p w14:paraId="64A76E9E" w14:textId="77777777" w:rsidR="00023FDB" w:rsidRPr="008637A1" w:rsidRDefault="00023FDB" w:rsidP="00E510CE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a+30+70=180</m:t>
                </m:r>
              </m:oMath>
            </m:oMathPara>
          </w:p>
          <w:p w14:paraId="064B99DD" w14:textId="77777777" w:rsidR="00023FDB" w:rsidRDefault="00023FDB" w:rsidP="00E510CE">
            <w:pPr>
              <w:spacing w:after="100" w:line="276" w:lineRule="auto"/>
            </w:pPr>
          </w:p>
          <w:p w14:paraId="1D5A6D6F" w14:textId="77777777" w:rsidR="00023FDB" w:rsidRDefault="00023FDB" w:rsidP="00E510CE">
            <w:pPr>
              <w:spacing w:after="100" w:line="276" w:lineRule="auto"/>
            </w:pPr>
          </w:p>
          <w:p w14:paraId="3124ED01" w14:textId="77777777" w:rsidR="00023FDB" w:rsidRPr="001C77CE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a=80°</m:t>
                </m:r>
              </m:oMath>
            </m:oMathPara>
          </w:p>
        </w:tc>
        <w:tc>
          <w:tcPr>
            <w:tcW w:w="3449" w:type="dxa"/>
          </w:tcPr>
          <w:p w14:paraId="70A5033F" w14:textId="77777777" w:rsidR="00023FDB" w:rsidRPr="008637A1" w:rsidRDefault="00023FDB" w:rsidP="009819DF">
            <w:pPr>
              <w:numPr>
                <w:ilvl w:val="0"/>
                <w:numId w:val="26"/>
              </w:numPr>
              <w:spacing w:after="100"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1747A3A2" wp14:editId="325D4BB4">
                  <wp:simplePos x="0" y="0"/>
                  <wp:positionH relativeFrom="column">
                    <wp:posOffset>530225</wp:posOffset>
                  </wp:positionH>
                  <wp:positionV relativeFrom="paragraph">
                    <wp:posOffset>48895</wp:posOffset>
                  </wp:positionV>
                  <wp:extent cx="1082032" cy="976639"/>
                  <wp:effectExtent l="0" t="0" r="4445" b="0"/>
                  <wp:wrapNone/>
                  <wp:docPr id="1966742948" name="Picture 1966742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8630" name=""/>
                          <pic:cNvPicPr/>
                        </pic:nvPicPr>
                        <pic:blipFill rotWithShape="1">
                          <a:blip r:embed="rId44"/>
                          <a:srcRect l="36499" r="44903" b="55132"/>
                          <a:stretch/>
                        </pic:blipFill>
                        <pic:spPr bwMode="auto">
                          <a:xfrm>
                            <a:off x="0" y="0"/>
                            <a:ext cx="1082032" cy="97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57A7775" w14:textId="77777777" w:rsidR="00023FDB" w:rsidRPr="008637A1" w:rsidRDefault="00023FDB" w:rsidP="00E510CE">
            <w:pPr>
              <w:spacing w:after="100" w:line="276" w:lineRule="auto"/>
            </w:pPr>
          </w:p>
          <w:p w14:paraId="464588D0" w14:textId="77777777" w:rsidR="00023FDB" w:rsidRPr="008637A1" w:rsidRDefault="00023FDB" w:rsidP="00E510CE">
            <w:pPr>
              <w:spacing w:after="100" w:line="276" w:lineRule="auto"/>
            </w:pPr>
          </w:p>
          <w:p w14:paraId="749E6E13" w14:textId="77777777" w:rsidR="00023FDB" w:rsidRPr="008637A1" w:rsidRDefault="00023FDB" w:rsidP="00E510CE">
            <w:pPr>
              <w:spacing w:after="100" w:line="276" w:lineRule="auto"/>
            </w:pPr>
          </w:p>
          <w:p w14:paraId="7CF1B8EC" w14:textId="77777777" w:rsidR="00023FDB" w:rsidRDefault="00023FDB" w:rsidP="00E510CE">
            <w:pPr>
              <w:spacing w:after="100" w:line="276" w:lineRule="auto"/>
            </w:pPr>
          </w:p>
          <w:p w14:paraId="605036D6" w14:textId="77777777" w:rsidR="00023FDB" w:rsidRDefault="00023FDB" w:rsidP="00E510CE">
            <w:pPr>
              <w:spacing w:after="100" w:line="276" w:lineRule="auto"/>
            </w:pPr>
          </w:p>
          <w:p w14:paraId="00548863" w14:textId="77777777" w:rsidR="00023FDB" w:rsidRDefault="00023FDB" w:rsidP="00E510CE">
            <w:pPr>
              <w:spacing w:after="100" w:line="276" w:lineRule="auto"/>
            </w:pPr>
          </w:p>
          <w:p w14:paraId="4600ECDF" w14:textId="77777777" w:rsidR="00023FDB" w:rsidRPr="001C77CE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a=40°</m:t>
                </m:r>
              </m:oMath>
            </m:oMathPara>
          </w:p>
        </w:tc>
        <w:tc>
          <w:tcPr>
            <w:tcW w:w="3449" w:type="dxa"/>
          </w:tcPr>
          <w:p w14:paraId="2C8BF59D" w14:textId="77777777" w:rsidR="00023FDB" w:rsidRPr="008637A1" w:rsidRDefault="00023FDB" w:rsidP="009819DF">
            <w:pPr>
              <w:numPr>
                <w:ilvl w:val="0"/>
                <w:numId w:val="26"/>
              </w:numPr>
              <w:spacing w:after="100"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402E07AA" wp14:editId="40E8E557">
                  <wp:simplePos x="0" y="0"/>
                  <wp:positionH relativeFrom="column">
                    <wp:posOffset>507048</wp:posOffset>
                  </wp:positionH>
                  <wp:positionV relativeFrom="paragraph">
                    <wp:posOffset>72708</wp:posOffset>
                  </wp:positionV>
                  <wp:extent cx="1082032" cy="846925"/>
                  <wp:effectExtent l="0" t="0" r="4445" b="0"/>
                  <wp:wrapNone/>
                  <wp:docPr id="347839800" name="Picture 347839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8630" name=""/>
                          <pic:cNvPicPr/>
                        </pic:nvPicPr>
                        <pic:blipFill rotWithShape="1">
                          <a:blip r:embed="rId44"/>
                          <a:srcRect l="69942" r="11460" b="61091"/>
                          <a:stretch/>
                        </pic:blipFill>
                        <pic:spPr bwMode="auto">
                          <a:xfrm>
                            <a:off x="0" y="0"/>
                            <a:ext cx="1082032" cy="846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05A5EA8" w14:textId="77777777" w:rsidR="00023FDB" w:rsidRPr="008637A1" w:rsidRDefault="00023FDB" w:rsidP="00E510CE">
            <w:pPr>
              <w:spacing w:after="100" w:line="276" w:lineRule="auto"/>
            </w:pPr>
          </w:p>
          <w:p w14:paraId="75EE059B" w14:textId="77777777" w:rsidR="00023FDB" w:rsidRPr="008637A1" w:rsidRDefault="00023FDB" w:rsidP="00E510CE">
            <w:pPr>
              <w:spacing w:after="100" w:line="276" w:lineRule="auto"/>
            </w:pPr>
          </w:p>
          <w:p w14:paraId="4759FC73" w14:textId="77777777" w:rsidR="00023FDB" w:rsidRPr="008637A1" w:rsidRDefault="00023FDB" w:rsidP="00E510CE">
            <w:pPr>
              <w:spacing w:after="100" w:line="276" w:lineRule="auto"/>
            </w:pPr>
          </w:p>
          <w:p w14:paraId="6236AC67" w14:textId="77777777" w:rsidR="00023FDB" w:rsidRDefault="00023FDB" w:rsidP="00E510CE">
            <w:pPr>
              <w:spacing w:after="100" w:line="276" w:lineRule="auto"/>
            </w:pPr>
          </w:p>
          <w:p w14:paraId="6680E972" w14:textId="77777777" w:rsidR="00023FDB" w:rsidRDefault="00023FDB" w:rsidP="00E510CE">
            <w:pPr>
              <w:spacing w:after="100" w:line="276" w:lineRule="auto"/>
            </w:pPr>
          </w:p>
          <w:p w14:paraId="7A88A82E" w14:textId="77777777" w:rsidR="00023FDB" w:rsidRDefault="00023FDB" w:rsidP="00E510CE">
            <w:pPr>
              <w:spacing w:after="100" w:line="276" w:lineRule="auto"/>
            </w:pPr>
          </w:p>
          <w:p w14:paraId="67A8F0E2" w14:textId="77777777" w:rsidR="00023FDB" w:rsidRPr="001C77CE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a=58°</m:t>
                </m:r>
              </m:oMath>
            </m:oMathPara>
          </w:p>
        </w:tc>
      </w:tr>
      <w:tr w:rsidR="00023FDB" w:rsidRPr="008637A1" w14:paraId="7F663F15" w14:textId="77777777" w:rsidTr="00E510CE">
        <w:tc>
          <w:tcPr>
            <w:tcW w:w="3449" w:type="dxa"/>
          </w:tcPr>
          <w:p w14:paraId="19893ECF" w14:textId="77777777" w:rsidR="00023FDB" w:rsidRPr="008637A1" w:rsidRDefault="00023FDB" w:rsidP="009819DF">
            <w:pPr>
              <w:numPr>
                <w:ilvl w:val="0"/>
                <w:numId w:val="26"/>
              </w:numPr>
              <w:spacing w:after="100"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41B3199D" wp14:editId="0EEA822A">
                  <wp:simplePos x="0" y="0"/>
                  <wp:positionH relativeFrom="column">
                    <wp:posOffset>424815</wp:posOffset>
                  </wp:positionH>
                  <wp:positionV relativeFrom="paragraph">
                    <wp:posOffset>15558</wp:posOffset>
                  </wp:positionV>
                  <wp:extent cx="1176515" cy="1233487"/>
                  <wp:effectExtent l="0" t="0" r="5080" b="5080"/>
                  <wp:wrapNone/>
                  <wp:docPr id="1272906406" name="Picture 1272906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8630" name=""/>
                          <pic:cNvPicPr/>
                        </pic:nvPicPr>
                        <pic:blipFill rotWithShape="1">
                          <a:blip r:embed="rId44"/>
                          <a:srcRect l="3134" t="44136" r="76536" b="-1105"/>
                          <a:stretch/>
                        </pic:blipFill>
                        <pic:spPr bwMode="auto">
                          <a:xfrm>
                            <a:off x="0" y="0"/>
                            <a:ext cx="1176515" cy="1233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13B46EB" w14:textId="77777777" w:rsidR="00023FDB" w:rsidRPr="008637A1" w:rsidRDefault="00023FDB" w:rsidP="00E510CE">
            <w:pPr>
              <w:spacing w:after="100" w:line="276" w:lineRule="auto"/>
            </w:pPr>
          </w:p>
          <w:p w14:paraId="1A1C764C" w14:textId="77777777" w:rsidR="00023FDB" w:rsidRPr="008637A1" w:rsidRDefault="00023FDB" w:rsidP="00E510CE">
            <w:pPr>
              <w:spacing w:after="100" w:line="276" w:lineRule="auto"/>
            </w:pPr>
          </w:p>
          <w:p w14:paraId="50F2FBAE" w14:textId="77777777" w:rsidR="00023FDB" w:rsidRDefault="00023FDB" w:rsidP="00E510CE">
            <w:pPr>
              <w:spacing w:after="100" w:line="276" w:lineRule="auto"/>
            </w:pPr>
          </w:p>
          <w:p w14:paraId="14AE1349" w14:textId="77777777" w:rsidR="00023FDB" w:rsidRDefault="00023FDB" w:rsidP="00E510CE">
            <w:pPr>
              <w:spacing w:after="100" w:line="276" w:lineRule="auto"/>
            </w:pPr>
          </w:p>
          <w:p w14:paraId="75269F86" w14:textId="77777777" w:rsidR="00023FDB" w:rsidRPr="008637A1" w:rsidRDefault="00023FDB" w:rsidP="00E510CE">
            <w:pPr>
              <w:spacing w:after="100" w:line="276" w:lineRule="auto"/>
            </w:pPr>
          </w:p>
          <w:p w14:paraId="65C2C6DF" w14:textId="77777777" w:rsidR="00023FDB" w:rsidRPr="001C77CE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a=19°</m:t>
                </m:r>
              </m:oMath>
            </m:oMathPara>
          </w:p>
        </w:tc>
        <w:tc>
          <w:tcPr>
            <w:tcW w:w="3449" w:type="dxa"/>
          </w:tcPr>
          <w:p w14:paraId="7C544821" w14:textId="77777777" w:rsidR="00023FDB" w:rsidRPr="008637A1" w:rsidRDefault="00023FDB" w:rsidP="009819DF">
            <w:pPr>
              <w:numPr>
                <w:ilvl w:val="0"/>
                <w:numId w:val="26"/>
              </w:numPr>
              <w:spacing w:after="100"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55904ED6" wp14:editId="1C2D4FD2">
                  <wp:simplePos x="0" y="0"/>
                  <wp:positionH relativeFrom="column">
                    <wp:posOffset>363538</wp:posOffset>
                  </wp:positionH>
                  <wp:positionV relativeFrom="paragraph">
                    <wp:posOffset>48895</wp:posOffset>
                  </wp:positionV>
                  <wp:extent cx="1337297" cy="952318"/>
                  <wp:effectExtent l="0" t="0" r="0" b="635"/>
                  <wp:wrapNone/>
                  <wp:docPr id="1751342257" name="Picture 1751342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8630" name=""/>
                          <pic:cNvPicPr/>
                        </pic:nvPicPr>
                        <pic:blipFill rotWithShape="1">
                          <a:blip r:embed="rId44"/>
                          <a:srcRect l="36499" t="44881" r="40509" b="11356"/>
                          <a:stretch/>
                        </pic:blipFill>
                        <pic:spPr bwMode="auto">
                          <a:xfrm>
                            <a:off x="0" y="0"/>
                            <a:ext cx="1337677" cy="952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8600223" w14:textId="77777777" w:rsidR="00023FDB" w:rsidRPr="008637A1" w:rsidRDefault="00023FDB" w:rsidP="00E510CE">
            <w:pPr>
              <w:spacing w:after="100" w:line="276" w:lineRule="auto"/>
            </w:pPr>
          </w:p>
          <w:p w14:paraId="263EE523" w14:textId="77777777" w:rsidR="00023FDB" w:rsidRPr="008637A1" w:rsidRDefault="00023FDB" w:rsidP="00E510CE">
            <w:pPr>
              <w:spacing w:after="100" w:line="276" w:lineRule="auto"/>
            </w:pPr>
          </w:p>
          <w:p w14:paraId="55E9432F" w14:textId="77777777" w:rsidR="00023FDB" w:rsidRPr="008637A1" w:rsidRDefault="00023FDB" w:rsidP="00E510CE">
            <w:pPr>
              <w:spacing w:after="100" w:line="276" w:lineRule="auto"/>
            </w:pPr>
          </w:p>
          <w:p w14:paraId="70C3493F" w14:textId="77777777" w:rsidR="00023FDB" w:rsidRDefault="00023FDB" w:rsidP="00E510CE">
            <w:pPr>
              <w:spacing w:after="100" w:line="276" w:lineRule="auto"/>
            </w:pPr>
          </w:p>
          <w:p w14:paraId="0EDDFAAA" w14:textId="77777777" w:rsidR="00023FDB" w:rsidRDefault="00023FDB" w:rsidP="00E510CE">
            <w:pPr>
              <w:spacing w:after="100" w:line="276" w:lineRule="auto"/>
            </w:pPr>
          </w:p>
          <w:p w14:paraId="74E5FA23" w14:textId="77777777" w:rsidR="00023FDB" w:rsidRPr="001C77CE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a=34°</m:t>
                </m:r>
              </m:oMath>
            </m:oMathPara>
          </w:p>
        </w:tc>
        <w:tc>
          <w:tcPr>
            <w:tcW w:w="3449" w:type="dxa"/>
          </w:tcPr>
          <w:p w14:paraId="35B9FB44" w14:textId="77777777" w:rsidR="00023FDB" w:rsidRPr="008637A1" w:rsidRDefault="00023FDB" w:rsidP="009819DF">
            <w:pPr>
              <w:numPr>
                <w:ilvl w:val="0"/>
                <w:numId w:val="26"/>
              </w:numPr>
              <w:spacing w:after="100"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115BEA3B" wp14:editId="0E35A317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50800</wp:posOffset>
                  </wp:positionV>
                  <wp:extent cx="1733550" cy="903584"/>
                  <wp:effectExtent l="0" t="0" r="0" b="0"/>
                  <wp:wrapNone/>
                  <wp:docPr id="897812653" name="Picture 897812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8630" name=""/>
                          <pic:cNvPicPr/>
                        </pic:nvPicPr>
                        <pic:blipFill rotWithShape="1">
                          <a:blip r:embed="rId44"/>
                          <a:srcRect l="69533" t="43624" r="653" b="14840"/>
                          <a:stretch/>
                        </pic:blipFill>
                        <pic:spPr bwMode="auto">
                          <a:xfrm>
                            <a:off x="0" y="0"/>
                            <a:ext cx="1733550" cy="903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AE91E92" w14:textId="77777777" w:rsidR="00023FDB" w:rsidRPr="008637A1" w:rsidRDefault="00023FDB" w:rsidP="00E510CE">
            <w:pPr>
              <w:spacing w:after="100" w:line="276" w:lineRule="auto"/>
            </w:pPr>
          </w:p>
          <w:p w14:paraId="1C4689BA" w14:textId="77777777" w:rsidR="00023FDB" w:rsidRPr="008637A1" w:rsidRDefault="00023FDB" w:rsidP="00E510CE">
            <w:pPr>
              <w:spacing w:after="100" w:line="276" w:lineRule="auto"/>
            </w:pPr>
          </w:p>
          <w:p w14:paraId="591E715F" w14:textId="77777777" w:rsidR="00023FDB" w:rsidRPr="008637A1" w:rsidRDefault="00023FDB" w:rsidP="00E510CE">
            <w:pPr>
              <w:spacing w:after="100" w:line="276" w:lineRule="auto"/>
            </w:pPr>
          </w:p>
          <w:p w14:paraId="7FF02A51" w14:textId="77777777" w:rsidR="00023FDB" w:rsidRDefault="00023FDB" w:rsidP="00E510CE">
            <w:pPr>
              <w:spacing w:after="100" w:line="276" w:lineRule="auto"/>
            </w:pPr>
          </w:p>
          <w:p w14:paraId="3B945957" w14:textId="77777777" w:rsidR="00023FDB" w:rsidRDefault="00023FDB" w:rsidP="00E510CE">
            <w:pPr>
              <w:spacing w:after="100" w:line="276" w:lineRule="auto"/>
            </w:pPr>
          </w:p>
          <w:p w14:paraId="45343872" w14:textId="77777777" w:rsidR="00023FDB" w:rsidRPr="001C77CE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a=36°</m:t>
                </m:r>
              </m:oMath>
            </m:oMathPara>
          </w:p>
        </w:tc>
      </w:tr>
    </w:tbl>
    <w:p w14:paraId="108F0863" w14:textId="77777777" w:rsidR="00023FDB" w:rsidRDefault="00023FDB" w:rsidP="00023FDB">
      <w:pPr>
        <w:spacing w:line="360" w:lineRule="auto"/>
      </w:pPr>
    </w:p>
    <w:p w14:paraId="5A4165E6" w14:textId="77777777" w:rsidR="00023FDB" w:rsidRPr="008637A1" w:rsidRDefault="00023FDB" w:rsidP="009819DF">
      <w:pPr>
        <w:numPr>
          <w:ilvl w:val="0"/>
          <w:numId w:val="31"/>
        </w:numPr>
        <w:spacing w:line="360" w:lineRule="auto"/>
        <w:contextualSpacing/>
      </w:pPr>
      <w:r w:rsidRPr="008637A1">
        <w:rPr>
          <w:noProof/>
        </w:rPr>
        <w:drawing>
          <wp:anchor distT="0" distB="0" distL="114300" distR="114300" simplePos="0" relativeHeight="251806720" behindDoc="0" locked="0" layoutInCell="1" allowOverlap="1" wp14:anchorId="3ABE7209" wp14:editId="3729A474">
            <wp:simplePos x="0" y="0"/>
            <wp:positionH relativeFrom="column">
              <wp:posOffset>3295754</wp:posOffset>
            </wp:positionH>
            <wp:positionV relativeFrom="paragraph">
              <wp:posOffset>69850</wp:posOffset>
            </wp:positionV>
            <wp:extent cx="2949575" cy="1399540"/>
            <wp:effectExtent l="0" t="0" r="3175" b="0"/>
            <wp:wrapNone/>
            <wp:docPr id="83897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73654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8637A1">
        <w:t>Both of the triangles</w:t>
      </w:r>
      <w:proofErr w:type="gramEnd"/>
      <w:r w:rsidRPr="008637A1">
        <w:t xml:space="preserve"> shown are isosceles.</w:t>
      </w:r>
    </w:p>
    <w:p w14:paraId="19EF21A4" w14:textId="77777777" w:rsidR="00023FDB" w:rsidRPr="008637A1" w:rsidRDefault="00023FDB" w:rsidP="00023FDB">
      <w:pPr>
        <w:spacing w:line="360" w:lineRule="auto"/>
      </w:pPr>
    </w:p>
    <w:p w14:paraId="05EA5870" w14:textId="77777777" w:rsidR="00023FDB" w:rsidRPr="008637A1" w:rsidRDefault="00023FDB" w:rsidP="00023FDB">
      <w:pPr>
        <w:spacing w:line="360" w:lineRule="auto"/>
      </w:pPr>
    </w:p>
    <w:p w14:paraId="0A4F7B96" w14:textId="77777777" w:rsidR="00023FDB" w:rsidRDefault="00023FDB" w:rsidP="00023FDB">
      <w:pPr>
        <w:spacing w:line="360" w:lineRule="auto"/>
      </w:pPr>
    </w:p>
    <w:p w14:paraId="2644D421" w14:textId="77777777" w:rsidR="00023FDB" w:rsidRPr="008637A1" w:rsidRDefault="00023FDB" w:rsidP="00023FDB">
      <w:pPr>
        <w:spacing w:line="360" w:lineRule="auto"/>
      </w:pPr>
    </w:p>
    <w:p w14:paraId="398AB707" w14:textId="77777777" w:rsidR="00023FDB" w:rsidRPr="008637A1" w:rsidRDefault="00023FDB" w:rsidP="009819DF">
      <w:pPr>
        <w:numPr>
          <w:ilvl w:val="1"/>
          <w:numId w:val="31"/>
        </w:numPr>
        <w:spacing w:line="360" w:lineRule="auto"/>
        <w:contextualSpacing/>
      </w:pPr>
      <w:r w:rsidRPr="008637A1">
        <w:t>What part of the diagram tells you the triangles are isosceles?</w:t>
      </w:r>
    </w:p>
    <w:p w14:paraId="199C547F" w14:textId="77777777" w:rsidR="00023FDB" w:rsidRDefault="00023FDB" w:rsidP="00023FDB">
      <w:pPr>
        <w:spacing w:line="360" w:lineRule="auto"/>
      </w:pPr>
    </w:p>
    <w:p w14:paraId="1D625485" w14:textId="77777777" w:rsidR="00023FDB" w:rsidRPr="008637A1" w:rsidRDefault="00023FDB" w:rsidP="00023FDB">
      <w:pPr>
        <w:pStyle w:val="Answer"/>
      </w:pPr>
      <w:r>
        <w:t>The dashes</w:t>
      </w:r>
    </w:p>
    <w:p w14:paraId="605137A0" w14:textId="77777777" w:rsidR="00023FDB" w:rsidRDefault="00023FDB" w:rsidP="009819DF">
      <w:pPr>
        <w:numPr>
          <w:ilvl w:val="1"/>
          <w:numId w:val="31"/>
        </w:numPr>
        <w:spacing w:line="360" w:lineRule="auto"/>
        <w:contextualSpacing/>
      </w:pPr>
      <w:r w:rsidRPr="008637A1">
        <w:t xml:space="preserve">Determine the value of the missing angles </w:t>
      </w:r>
      <m:oMath>
        <m:r>
          <w:rPr>
            <w:rFonts w:ascii="Cambria Math" w:hAnsi="Cambria Math"/>
          </w:rPr>
          <m:t>a,b,c,d</m:t>
        </m:r>
      </m:oMath>
      <w:r w:rsidRPr="008637A1">
        <w:t>.</w:t>
      </w:r>
    </w:p>
    <w:p w14:paraId="26CFCFA4" w14:textId="77777777" w:rsidR="00023FDB" w:rsidRDefault="00023FDB" w:rsidP="00023FDB">
      <w:pPr>
        <w:spacing w:line="360" w:lineRule="auto"/>
        <w:contextualSpacing/>
      </w:pPr>
    </w:p>
    <w:p w14:paraId="0D5D8A3E" w14:textId="77777777" w:rsidR="00023FDB" w:rsidRDefault="00023FDB" w:rsidP="00023FDB">
      <w:pPr>
        <w:spacing w:line="360" w:lineRule="auto"/>
        <w:contextualSpacing/>
        <w:jc w:val="right"/>
      </w:pPr>
    </w:p>
    <w:p w14:paraId="588D20D2" w14:textId="77777777" w:rsidR="00023FDB" w:rsidRPr="001C77CE" w:rsidRDefault="00023FDB" w:rsidP="00023F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a=46°</m:t>
          </m:r>
        </m:oMath>
      </m:oMathPara>
    </w:p>
    <w:p w14:paraId="39311040" w14:textId="77777777" w:rsidR="00023FDB" w:rsidRPr="001C77CE" w:rsidRDefault="00023FDB" w:rsidP="00023F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b=88°</m:t>
          </m:r>
        </m:oMath>
      </m:oMathPara>
    </w:p>
    <w:p w14:paraId="2A4939AC" w14:textId="77777777" w:rsidR="00023FDB" w:rsidRPr="001C77CE" w:rsidRDefault="00023FDB" w:rsidP="00023F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c=d=67°</m:t>
          </m:r>
        </m:oMath>
      </m:oMathPara>
    </w:p>
    <w:p w14:paraId="56364DD4" w14:textId="77777777" w:rsidR="00023FDB" w:rsidRPr="008637A1" w:rsidRDefault="00023FDB" w:rsidP="009819DF">
      <w:pPr>
        <w:numPr>
          <w:ilvl w:val="1"/>
          <w:numId w:val="31"/>
        </w:numPr>
        <w:spacing w:line="360" w:lineRule="auto"/>
        <w:contextualSpacing/>
      </w:pPr>
      <w:r w:rsidRPr="008637A1">
        <w:t xml:space="preserve">Explain why angles </w:t>
      </w:r>
      <m:oMath>
        <m:r>
          <w:rPr>
            <w:rFonts w:ascii="Cambria Math" w:hAnsi="Cambria Math"/>
          </w:rPr>
          <m:t>a</m:t>
        </m:r>
      </m:oMath>
      <w:r w:rsidRPr="008637A1">
        <w:t xml:space="preserve"> and </w:t>
      </w:r>
      <m:oMath>
        <m:r>
          <w:rPr>
            <w:rFonts w:ascii="Cambria Math" w:hAnsi="Cambria Math"/>
          </w:rPr>
          <m:t>b</m:t>
        </m:r>
      </m:oMath>
      <w:r w:rsidRPr="008637A1">
        <w:t xml:space="preserve"> are different to </w:t>
      </w:r>
      <m:oMath>
        <m:r>
          <w:rPr>
            <w:rFonts w:ascii="Cambria Math" w:hAnsi="Cambria Math"/>
          </w:rPr>
          <m:t>c</m:t>
        </m:r>
      </m:oMath>
      <w:r w:rsidRPr="008637A1">
        <w:t xml:space="preserve"> and </w:t>
      </w:r>
      <m:oMath>
        <m:r>
          <w:rPr>
            <w:rFonts w:ascii="Cambria Math" w:hAnsi="Cambria Math"/>
          </w:rPr>
          <m:t>d</m:t>
        </m:r>
      </m:oMath>
      <w:r w:rsidRPr="008637A1">
        <w:t>, even though both triangles have similar information.</w:t>
      </w:r>
    </w:p>
    <w:p w14:paraId="7C54AFC1" w14:textId="77777777" w:rsidR="00023FDB" w:rsidRDefault="00023FDB" w:rsidP="00023FDB">
      <w:pPr>
        <w:spacing w:line="360" w:lineRule="auto"/>
      </w:pPr>
    </w:p>
    <w:p w14:paraId="57E774F9" w14:textId="77777777" w:rsidR="00023FDB" w:rsidRDefault="00023FDB" w:rsidP="00023FDB">
      <w:pPr>
        <w:pStyle w:val="Answer"/>
      </w:pPr>
      <w:r>
        <w:t>In the first triangle, 46° was one of the equal angles.</w:t>
      </w:r>
    </w:p>
    <w:p w14:paraId="657F6A04" w14:textId="77777777" w:rsidR="00023FDB" w:rsidRPr="001C77CE" w:rsidRDefault="00023FDB" w:rsidP="00023FDB">
      <w:pPr>
        <w:pStyle w:val="Answer"/>
      </w:pPr>
      <w:r>
        <w:t xml:space="preserve">In the second triangle, </w:t>
      </w:r>
      <m:oMath>
        <m:r>
          <w:rPr>
            <w:rFonts w:ascii="Cambria Math" w:hAnsi="Cambria Math"/>
          </w:rPr>
          <m:t>46°</m:t>
        </m:r>
      </m:oMath>
      <w:r>
        <w:t xml:space="preserve"> was the non-equal angle.</w:t>
      </w:r>
    </w:p>
    <w:p w14:paraId="64131B6E" w14:textId="77777777" w:rsidR="00023FDB" w:rsidRPr="008637A1" w:rsidRDefault="00023FDB" w:rsidP="00023FDB">
      <w:pPr>
        <w:spacing w:line="360" w:lineRule="auto"/>
      </w:pPr>
    </w:p>
    <w:p w14:paraId="4C102E17" w14:textId="77777777" w:rsidR="00023FDB" w:rsidRPr="008637A1" w:rsidRDefault="00023FDB" w:rsidP="00023FDB">
      <w:pPr>
        <w:pStyle w:val="Level"/>
      </w:pPr>
      <w:r w:rsidRPr="008637A1">
        <w:lastRenderedPageBreak/>
        <w:t>Development</w:t>
      </w:r>
    </w:p>
    <w:p w14:paraId="23C50E1C" w14:textId="77777777" w:rsidR="00023FDB" w:rsidRPr="008637A1" w:rsidRDefault="00023FDB" w:rsidP="009819DF">
      <w:pPr>
        <w:numPr>
          <w:ilvl w:val="0"/>
          <w:numId w:val="31"/>
        </w:numPr>
        <w:contextualSpacing/>
      </w:pPr>
      <w:r w:rsidRPr="008637A1">
        <w:t>Use the angle sum of a triangle to find the value of the pronumeral in these isosceles triangles.</w:t>
      </w:r>
      <w:r>
        <w:br/>
        <w:t>You do not need to show working out.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23FDB" w:rsidRPr="008637A1" w14:paraId="17897FFB" w14:textId="77777777" w:rsidTr="00E510CE">
        <w:tc>
          <w:tcPr>
            <w:tcW w:w="3449" w:type="dxa"/>
          </w:tcPr>
          <w:p w14:paraId="59BB1546" w14:textId="77777777" w:rsidR="00023FDB" w:rsidRPr="008637A1" w:rsidRDefault="00023FDB" w:rsidP="009819DF">
            <w:pPr>
              <w:numPr>
                <w:ilvl w:val="0"/>
                <w:numId w:val="23"/>
              </w:numPr>
              <w:spacing w:after="100"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5396C02B" wp14:editId="59571D24">
                  <wp:simplePos x="0" y="0"/>
                  <wp:positionH relativeFrom="column">
                    <wp:posOffset>546735</wp:posOffset>
                  </wp:positionH>
                  <wp:positionV relativeFrom="paragraph">
                    <wp:posOffset>42545</wp:posOffset>
                  </wp:positionV>
                  <wp:extent cx="948690" cy="1006475"/>
                  <wp:effectExtent l="0" t="0" r="3810" b="3175"/>
                  <wp:wrapNone/>
                  <wp:docPr id="1246562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62588" name=""/>
                          <pic:cNvPicPr/>
                        </pic:nvPicPr>
                        <pic:blipFill rotWithShape="1">
                          <a:blip r:embed="rId47"/>
                          <a:srcRect l="4139" r="78913" b="6373"/>
                          <a:stretch/>
                        </pic:blipFill>
                        <pic:spPr bwMode="auto">
                          <a:xfrm>
                            <a:off x="0" y="0"/>
                            <a:ext cx="948690" cy="100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92BF4BE" w14:textId="77777777" w:rsidR="00023FDB" w:rsidRPr="008637A1" w:rsidRDefault="00023FDB" w:rsidP="00E510CE">
            <w:pPr>
              <w:spacing w:after="100" w:line="360" w:lineRule="auto"/>
            </w:pPr>
          </w:p>
          <w:p w14:paraId="265926D2" w14:textId="77777777" w:rsidR="00023FDB" w:rsidRPr="008637A1" w:rsidRDefault="00023FDB" w:rsidP="00E510CE">
            <w:pPr>
              <w:spacing w:after="100" w:line="360" w:lineRule="auto"/>
            </w:pPr>
          </w:p>
          <w:p w14:paraId="4532FB43" w14:textId="77777777" w:rsidR="00023FDB" w:rsidRPr="008637A1" w:rsidRDefault="00023FDB" w:rsidP="00E510CE">
            <w:pPr>
              <w:spacing w:after="100" w:line="360" w:lineRule="auto"/>
            </w:pPr>
          </w:p>
          <w:p w14:paraId="4FDE234A" w14:textId="77777777" w:rsidR="00023FDB" w:rsidRDefault="00023FDB" w:rsidP="00E510CE">
            <w:pPr>
              <w:spacing w:after="100" w:line="360" w:lineRule="auto"/>
            </w:pPr>
          </w:p>
          <w:p w14:paraId="17FCA195" w14:textId="77777777" w:rsidR="00023FDB" w:rsidRPr="008637A1" w:rsidRDefault="00023FDB" w:rsidP="00E510CE">
            <w:pPr>
              <w:pStyle w:val="Answer"/>
            </w:pPr>
            <w:r>
              <w:t xml:space="preserve">68° </w:t>
            </w:r>
          </w:p>
        </w:tc>
        <w:tc>
          <w:tcPr>
            <w:tcW w:w="3449" w:type="dxa"/>
          </w:tcPr>
          <w:p w14:paraId="51CF807C" w14:textId="77777777" w:rsidR="00023FDB" w:rsidRPr="008637A1" w:rsidRDefault="00023FDB" w:rsidP="009819DF">
            <w:pPr>
              <w:numPr>
                <w:ilvl w:val="0"/>
                <w:numId w:val="23"/>
              </w:numPr>
              <w:spacing w:after="100"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7E05E104" wp14:editId="429648B8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43089</wp:posOffset>
                  </wp:positionV>
                  <wp:extent cx="1822573" cy="995589"/>
                  <wp:effectExtent l="0" t="0" r="6350" b="0"/>
                  <wp:wrapNone/>
                  <wp:docPr id="676957863" name="Picture 676957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62588" name=""/>
                          <pic:cNvPicPr/>
                        </pic:nvPicPr>
                        <pic:blipFill rotWithShape="1">
                          <a:blip r:embed="rId47"/>
                          <a:srcRect l="36421" t="5065" r="31005" b="2279"/>
                          <a:stretch/>
                        </pic:blipFill>
                        <pic:spPr bwMode="auto">
                          <a:xfrm>
                            <a:off x="0" y="0"/>
                            <a:ext cx="1822573" cy="995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080E718" w14:textId="77777777" w:rsidR="00023FDB" w:rsidRPr="008637A1" w:rsidRDefault="00023FDB" w:rsidP="00E510CE">
            <w:pPr>
              <w:spacing w:after="100" w:line="360" w:lineRule="auto"/>
            </w:pPr>
          </w:p>
          <w:p w14:paraId="0C2E5997" w14:textId="77777777" w:rsidR="00023FDB" w:rsidRPr="008637A1" w:rsidRDefault="00023FDB" w:rsidP="00E510CE">
            <w:pPr>
              <w:spacing w:after="100" w:line="360" w:lineRule="auto"/>
            </w:pPr>
          </w:p>
          <w:p w14:paraId="692FAF79" w14:textId="77777777" w:rsidR="00023FDB" w:rsidRPr="008637A1" w:rsidRDefault="00023FDB" w:rsidP="00E510CE">
            <w:pPr>
              <w:spacing w:after="100" w:line="360" w:lineRule="auto"/>
            </w:pPr>
          </w:p>
          <w:p w14:paraId="656BA8F2" w14:textId="77777777" w:rsidR="00023FDB" w:rsidRDefault="00023FDB" w:rsidP="00E510CE">
            <w:pPr>
              <w:spacing w:after="100" w:line="360" w:lineRule="auto"/>
            </w:pPr>
          </w:p>
          <w:p w14:paraId="6E3D2CA5" w14:textId="77777777" w:rsidR="00023FDB" w:rsidRPr="008637A1" w:rsidRDefault="00023FDB" w:rsidP="00E510CE">
            <w:pPr>
              <w:pStyle w:val="Answer"/>
            </w:pPr>
            <w:r>
              <w:t xml:space="preserve">106° </w:t>
            </w:r>
          </w:p>
        </w:tc>
        <w:tc>
          <w:tcPr>
            <w:tcW w:w="3449" w:type="dxa"/>
          </w:tcPr>
          <w:p w14:paraId="3BE6A2E3" w14:textId="77777777" w:rsidR="00023FDB" w:rsidRPr="008637A1" w:rsidRDefault="00023FDB" w:rsidP="009819DF">
            <w:pPr>
              <w:numPr>
                <w:ilvl w:val="0"/>
                <w:numId w:val="23"/>
              </w:numPr>
              <w:spacing w:after="100"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1A7094D6" wp14:editId="6C0A8EFC">
                  <wp:simplePos x="0" y="0"/>
                  <wp:positionH relativeFrom="column">
                    <wp:posOffset>455295</wp:posOffset>
                  </wp:positionH>
                  <wp:positionV relativeFrom="paragraph">
                    <wp:posOffset>86360</wp:posOffset>
                  </wp:positionV>
                  <wp:extent cx="1374775" cy="914400"/>
                  <wp:effectExtent l="0" t="0" r="0" b="0"/>
                  <wp:wrapNone/>
                  <wp:docPr id="916587118" name="Picture 916587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62588" name=""/>
                          <pic:cNvPicPr/>
                        </pic:nvPicPr>
                        <pic:blipFill rotWithShape="1">
                          <a:blip r:embed="rId47"/>
                          <a:srcRect l="74380" t="5065" r="1027" b="9788"/>
                          <a:stretch/>
                        </pic:blipFill>
                        <pic:spPr bwMode="auto">
                          <a:xfrm>
                            <a:off x="0" y="0"/>
                            <a:ext cx="1374775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A03BC81" w14:textId="77777777" w:rsidR="00023FDB" w:rsidRPr="008637A1" w:rsidRDefault="00023FDB" w:rsidP="00E510CE">
            <w:pPr>
              <w:spacing w:after="100" w:line="360" w:lineRule="auto"/>
            </w:pPr>
          </w:p>
          <w:p w14:paraId="1C6352C5" w14:textId="77777777" w:rsidR="00023FDB" w:rsidRPr="008637A1" w:rsidRDefault="00023FDB" w:rsidP="00E510CE">
            <w:pPr>
              <w:spacing w:after="100" w:line="360" w:lineRule="auto"/>
            </w:pPr>
          </w:p>
          <w:p w14:paraId="296B01FF" w14:textId="77777777" w:rsidR="00023FDB" w:rsidRPr="008637A1" w:rsidRDefault="00023FDB" w:rsidP="00E510CE">
            <w:pPr>
              <w:spacing w:after="100" w:line="360" w:lineRule="auto"/>
            </w:pPr>
          </w:p>
          <w:p w14:paraId="0938507B" w14:textId="77777777" w:rsidR="00023FDB" w:rsidRDefault="00023FDB" w:rsidP="00E510CE">
            <w:pPr>
              <w:spacing w:after="100" w:line="360" w:lineRule="auto"/>
            </w:pPr>
          </w:p>
          <w:p w14:paraId="5074450A" w14:textId="77777777" w:rsidR="00023FDB" w:rsidRPr="008637A1" w:rsidRDefault="00023FDB" w:rsidP="00E510CE">
            <w:pPr>
              <w:pStyle w:val="Answer"/>
            </w:pPr>
            <w:r>
              <w:t xml:space="preserve">20° </w:t>
            </w:r>
          </w:p>
        </w:tc>
      </w:tr>
      <w:tr w:rsidR="00023FDB" w:rsidRPr="008637A1" w14:paraId="18A9D4F3" w14:textId="77777777" w:rsidTr="00E510CE">
        <w:tc>
          <w:tcPr>
            <w:tcW w:w="3449" w:type="dxa"/>
          </w:tcPr>
          <w:p w14:paraId="10FF7084" w14:textId="77777777" w:rsidR="00023FDB" w:rsidRPr="008637A1" w:rsidRDefault="00023FDB" w:rsidP="009819DF">
            <w:pPr>
              <w:numPr>
                <w:ilvl w:val="0"/>
                <w:numId w:val="23"/>
              </w:numPr>
              <w:spacing w:after="100"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6C1C510E" wp14:editId="155E7B80">
                  <wp:simplePos x="0" y="0"/>
                  <wp:positionH relativeFrom="column">
                    <wp:posOffset>330290</wp:posOffset>
                  </wp:positionH>
                  <wp:positionV relativeFrom="paragraph">
                    <wp:posOffset>99060</wp:posOffset>
                  </wp:positionV>
                  <wp:extent cx="1279695" cy="925286"/>
                  <wp:effectExtent l="0" t="0" r="0" b="8255"/>
                  <wp:wrapNone/>
                  <wp:docPr id="1200339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39745" name=""/>
                          <pic:cNvPicPr/>
                        </pic:nvPicPr>
                        <pic:blipFill rotWithShape="1">
                          <a:blip r:embed="rId48"/>
                          <a:srcRect l="3739" r="73264" b="32220"/>
                          <a:stretch/>
                        </pic:blipFill>
                        <pic:spPr bwMode="auto">
                          <a:xfrm>
                            <a:off x="0" y="0"/>
                            <a:ext cx="1279695" cy="925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28C3180" w14:textId="77777777" w:rsidR="00023FDB" w:rsidRPr="008637A1" w:rsidRDefault="00023FDB" w:rsidP="00E510CE">
            <w:pPr>
              <w:spacing w:after="100" w:line="360" w:lineRule="auto"/>
            </w:pPr>
          </w:p>
          <w:p w14:paraId="4753C228" w14:textId="77777777" w:rsidR="00023FDB" w:rsidRPr="008637A1" w:rsidRDefault="00023FDB" w:rsidP="00E510CE">
            <w:pPr>
              <w:spacing w:after="100" w:line="360" w:lineRule="auto"/>
            </w:pPr>
          </w:p>
          <w:p w14:paraId="734C5D62" w14:textId="77777777" w:rsidR="00023FDB" w:rsidRPr="008637A1" w:rsidRDefault="00023FDB" w:rsidP="00E510CE">
            <w:pPr>
              <w:spacing w:after="100" w:line="360" w:lineRule="auto"/>
            </w:pPr>
          </w:p>
          <w:p w14:paraId="53A7652C" w14:textId="77777777" w:rsidR="00023FDB" w:rsidRDefault="00023FDB" w:rsidP="00E510CE">
            <w:pPr>
              <w:spacing w:after="100" w:line="360" w:lineRule="auto"/>
            </w:pPr>
          </w:p>
          <w:p w14:paraId="57E12A77" w14:textId="77777777" w:rsidR="00023FDB" w:rsidRDefault="00023FDB" w:rsidP="00E510CE">
            <w:pPr>
              <w:spacing w:after="100" w:line="360" w:lineRule="auto"/>
            </w:pPr>
          </w:p>
          <w:p w14:paraId="7426FD21" w14:textId="77777777" w:rsidR="00023FDB" w:rsidRPr="008637A1" w:rsidRDefault="00023FDB" w:rsidP="00E510CE">
            <w:pPr>
              <w:pStyle w:val="Answer"/>
            </w:pPr>
            <w:r>
              <w:t xml:space="preserve">65° </w:t>
            </w:r>
          </w:p>
        </w:tc>
        <w:tc>
          <w:tcPr>
            <w:tcW w:w="3449" w:type="dxa"/>
          </w:tcPr>
          <w:p w14:paraId="16C9DC64" w14:textId="77777777" w:rsidR="00023FDB" w:rsidRPr="008637A1" w:rsidRDefault="00023FDB" w:rsidP="009819DF">
            <w:pPr>
              <w:numPr>
                <w:ilvl w:val="0"/>
                <w:numId w:val="23"/>
              </w:numPr>
              <w:spacing w:after="100"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64B4A940" wp14:editId="01CDEE98">
                  <wp:simplePos x="0" y="0"/>
                  <wp:positionH relativeFrom="column">
                    <wp:posOffset>682534</wp:posOffset>
                  </wp:positionH>
                  <wp:positionV relativeFrom="paragraph">
                    <wp:posOffset>6894</wp:posOffset>
                  </wp:positionV>
                  <wp:extent cx="777875" cy="1306195"/>
                  <wp:effectExtent l="0" t="0" r="3175" b="8255"/>
                  <wp:wrapNone/>
                  <wp:docPr id="360489283" name="Picture 360489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39745" name=""/>
                          <pic:cNvPicPr/>
                        </pic:nvPicPr>
                        <pic:blipFill rotWithShape="1">
                          <a:blip r:embed="rId48"/>
                          <a:srcRect l="39249" r="46762" b="4298"/>
                          <a:stretch/>
                        </pic:blipFill>
                        <pic:spPr bwMode="auto">
                          <a:xfrm>
                            <a:off x="0" y="0"/>
                            <a:ext cx="777875" cy="1306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918B67A" w14:textId="77777777" w:rsidR="00023FDB" w:rsidRPr="008637A1" w:rsidRDefault="00023FDB" w:rsidP="00E510CE">
            <w:pPr>
              <w:spacing w:after="100" w:line="360" w:lineRule="auto"/>
            </w:pPr>
          </w:p>
          <w:p w14:paraId="241D5178" w14:textId="77777777" w:rsidR="00023FDB" w:rsidRPr="008637A1" w:rsidRDefault="00023FDB" w:rsidP="00E510CE">
            <w:pPr>
              <w:spacing w:after="100" w:line="360" w:lineRule="auto"/>
            </w:pPr>
          </w:p>
          <w:p w14:paraId="13CB38B2" w14:textId="77777777" w:rsidR="00023FDB" w:rsidRPr="008637A1" w:rsidRDefault="00023FDB" w:rsidP="00E510CE">
            <w:pPr>
              <w:spacing w:after="100" w:line="360" w:lineRule="auto"/>
            </w:pPr>
          </w:p>
          <w:p w14:paraId="764ABECE" w14:textId="77777777" w:rsidR="00023FDB" w:rsidRDefault="00023FDB" w:rsidP="00E510CE">
            <w:pPr>
              <w:spacing w:after="100" w:line="360" w:lineRule="auto"/>
            </w:pPr>
          </w:p>
          <w:p w14:paraId="2C86E33E" w14:textId="77777777" w:rsidR="00023FDB" w:rsidRDefault="00023FDB" w:rsidP="00E510CE">
            <w:pPr>
              <w:spacing w:after="100" w:line="360" w:lineRule="auto"/>
            </w:pPr>
          </w:p>
          <w:p w14:paraId="4DC8857C" w14:textId="77777777" w:rsidR="00023FDB" w:rsidRPr="008637A1" w:rsidRDefault="00023FDB" w:rsidP="00E510CE">
            <w:pPr>
              <w:pStyle w:val="Answer"/>
            </w:pPr>
            <w:r>
              <w:t xml:space="preserve">40° </w:t>
            </w:r>
          </w:p>
        </w:tc>
        <w:tc>
          <w:tcPr>
            <w:tcW w:w="3449" w:type="dxa"/>
          </w:tcPr>
          <w:p w14:paraId="20B5B639" w14:textId="77777777" w:rsidR="00023FDB" w:rsidRPr="008637A1" w:rsidRDefault="00023FDB" w:rsidP="009819DF">
            <w:pPr>
              <w:numPr>
                <w:ilvl w:val="0"/>
                <w:numId w:val="23"/>
              </w:numPr>
              <w:spacing w:after="100"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5446F7BD" wp14:editId="419AE22F">
                  <wp:simplePos x="0" y="0"/>
                  <wp:positionH relativeFrom="column">
                    <wp:posOffset>678180</wp:posOffset>
                  </wp:positionH>
                  <wp:positionV relativeFrom="paragraph">
                    <wp:posOffset>6350</wp:posOffset>
                  </wp:positionV>
                  <wp:extent cx="832485" cy="1387475"/>
                  <wp:effectExtent l="0" t="0" r="5715" b="3175"/>
                  <wp:wrapNone/>
                  <wp:docPr id="1749014302" name="Picture 1749014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39745" name=""/>
                          <pic:cNvPicPr/>
                        </pic:nvPicPr>
                        <pic:blipFill rotWithShape="1">
                          <a:blip r:embed="rId48"/>
                          <a:srcRect l="79461" r="5563" b="-1690"/>
                          <a:stretch/>
                        </pic:blipFill>
                        <pic:spPr bwMode="auto">
                          <a:xfrm>
                            <a:off x="0" y="0"/>
                            <a:ext cx="832485" cy="1387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61C69D1" w14:textId="77777777" w:rsidR="00023FDB" w:rsidRPr="008637A1" w:rsidRDefault="00023FDB" w:rsidP="00E510CE">
            <w:pPr>
              <w:spacing w:after="100" w:line="360" w:lineRule="auto"/>
            </w:pPr>
          </w:p>
          <w:p w14:paraId="3B147136" w14:textId="77777777" w:rsidR="00023FDB" w:rsidRPr="008637A1" w:rsidRDefault="00023FDB" w:rsidP="00E510CE">
            <w:pPr>
              <w:spacing w:after="100" w:line="360" w:lineRule="auto"/>
            </w:pPr>
          </w:p>
          <w:p w14:paraId="1A47E8E1" w14:textId="77777777" w:rsidR="00023FDB" w:rsidRPr="008637A1" w:rsidRDefault="00023FDB" w:rsidP="00E510CE">
            <w:pPr>
              <w:spacing w:after="100" w:line="360" w:lineRule="auto"/>
            </w:pPr>
          </w:p>
          <w:p w14:paraId="53BDC56C" w14:textId="77777777" w:rsidR="00023FDB" w:rsidRDefault="00023FDB" w:rsidP="00E510CE">
            <w:pPr>
              <w:spacing w:after="100" w:line="360" w:lineRule="auto"/>
            </w:pPr>
          </w:p>
          <w:p w14:paraId="324B973A" w14:textId="77777777" w:rsidR="00023FDB" w:rsidRDefault="00023FDB" w:rsidP="00E510CE">
            <w:pPr>
              <w:spacing w:after="100" w:line="360" w:lineRule="auto"/>
            </w:pPr>
          </w:p>
          <w:p w14:paraId="18F5617E" w14:textId="77777777" w:rsidR="00023FDB" w:rsidRPr="008637A1" w:rsidRDefault="00023FDB" w:rsidP="00E510CE">
            <w:pPr>
              <w:pStyle w:val="Answer"/>
            </w:pPr>
            <w:r>
              <w:t xml:space="preserve">76° </w:t>
            </w:r>
          </w:p>
        </w:tc>
      </w:tr>
    </w:tbl>
    <w:p w14:paraId="465B2E44" w14:textId="77777777" w:rsidR="00023FDB" w:rsidRPr="008637A1" w:rsidRDefault="00023FDB" w:rsidP="00023FDB">
      <w:pPr>
        <w:spacing w:line="360" w:lineRule="auto"/>
      </w:pPr>
    </w:p>
    <w:p w14:paraId="330AC530" w14:textId="77777777" w:rsidR="00023FDB" w:rsidRPr="008637A1" w:rsidRDefault="00023FDB" w:rsidP="009819DF">
      <w:pPr>
        <w:numPr>
          <w:ilvl w:val="0"/>
          <w:numId w:val="31"/>
        </w:numPr>
        <w:contextualSpacing/>
      </w:pPr>
      <w:r w:rsidRPr="008637A1">
        <w:t>Determine the value of the unknown angles in these triangles.</w:t>
      </w:r>
      <w:r>
        <w:br/>
        <w:t>You do not need to show working out.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23FDB" w:rsidRPr="008637A1" w14:paraId="2203D6FB" w14:textId="77777777" w:rsidTr="00E510CE">
        <w:tc>
          <w:tcPr>
            <w:tcW w:w="3449" w:type="dxa"/>
          </w:tcPr>
          <w:p w14:paraId="3F3B9E26" w14:textId="77777777" w:rsidR="00023FDB" w:rsidRPr="008637A1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6DE3EB5B" wp14:editId="5BC8EA6F">
                  <wp:simplePos x="0" y="0"/>
                  <wp:positionH relativeFrom="column">
                    <wp:posOffset>543560</wp:posOffset>
                  </wp:positionH>
                  <wp:positionV relativeFrom="paragraph">
                    <wp:posOffset>86360</wp:posOffset>
                  </wp:positionV>
                  <wp:extent cx="1054100" cy="1034415"/>
                  <wp:effectExtent l="0" t="0" r="0" b="0"/>
                  <wp:wrapNone/>
                  <wp:docPr id="1200563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4575" t="10722" r="80007" b="52892"/>
                          <a:stretch/>
                        </pic:blipFill>
                        <pic:spPr bwMode="auto">
                          <a:xfrm>
                            <a:off x="0" y="0"/>
                            <a:ext cx="1054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D2EFE3B" w14:textId="77777777" w:rsidR="00023FDB" w:rsidRPr="008637A1" w:rsidRDefault="00023FDB" w:rsidP="00E510CE">
            <w:pPr>
              <w:spacing w:line="276" w:lineRule="auto"/>
            </w:pPr>
          </w:p>
          <w:p w14:paraId="3EDC02E3" w14:textId="77777777" w:rsidR="00023FDB" w:rsidRPr="008637A1" w:rsidRDefault="00023FDB" w:rsidP="00E510CE">
            <w:pPr>
              <w:spacing w:line="276" w:lineRule="auto"/>
            </w:pPr>
          </w:p>
          <w:p w14:paraId="19679635" w14:textId="77777777" w:rsidR="00023FDB" w:rsidRPr="008637A1" w:rsidRDefault="00023FDB" w:rsidP="00E510CE">
            <w:pPr>
              <w:spacing w:line="276" w:lineRule="auto"/>
            </w:pPr>
          </w:p>
          <w:p w14:paraId="35FA3DA1" w14:textId="77777777" w:rsidR="00023FDB" w:rsidRPr="008637A1" w:rsidRDefault="00023FDB" w:rsidP="00E510CE">
            <w:pPr>
              <w:spacing w:line="276" w:lineRule="auto"/>
            </w:pPr>
          </w:p>
          <w:p w14:paraId="5C1B232D" w14:textId="77777777" w:rsidR="00023FDB" w:rsidRPr="008637A1" w:rsidRDefault="00023FDB" w:rsidP="00E510CE">
            <w:pPr>
              <w:spacing w:line="276" w:lineRule="auto"/>
            </w:pPr>
          </w:p>
          <w:p w14:paraId="18215F73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30, 30</w:t>
            </w:r>
          </w:p>
        </w:tc>
        <w:tc>
          <w:tcPr>
            <w:tcW w:w="3449" w:type="dxa"/>
          </w:tcPr>
          <w:p w14:paraId="53577A0B" w14:textId="77777777" w:rsidR="00023FDB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45D67F36" wp14:editId="50DB211E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86360</wp:posOffset>
                  </wp:positionV>
                  <wp:extent cx="1054100" cy="1034415"/>
                  <wp:effectExtent l="0" t="0" r="0" b="0"/>
                  <wp:wrapNone/>
                  <wp:docPr id="1729451718" name="Picture 1729451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29506" t="10722" r="55076" b="52892"/>
                          <a:stretch/>
                        </pic:blipFill>
                        <pic:spPr bwMode="auto">
                          <a:xfrm>
                            <a:off x="0" y="0"/>
                            <a:ext cx="1054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F1EBD5" w14:textId="77777777" w:rsidR="00023FDB" w:rsidRDefault="00023FDB" w:rsidP="00E510CE">
            <w:pPr>
              <w:spacing w:line="276" w:lineRule="auto"/>
              <w:contextualSpacing/>
            </w:pPr>
          </w:p>
          <w:p w14:paraId="24F1438A" w14:textId="77777777" w:rsidR="00023FDB" w:rsidRDefault="00023FDB" w:rsidP="00E510CE">
            <w:pPr>
              <w:spacing w:line="276" w:lineRule="auto"/>
              <w:contextualSpacing/>
            </w:pPr>
          </w:p>
          <w:p w14:paraId="56B8D3F5" w14:textId="77777777" w:rsidR="00023FDB" w:rsidRDefault="00023FDB" w:rsidP="00E510CE">
            <w:pPr>
              <w:spacing w:line="276" w:lineRule="auto"/>
              <w:contextualSpacing/>
            </w:pPr>
          </w:p>
          <w:p w14:paraId="0BA83B25" w14:textId="77777777" w:rsidR="00023FDB" w:rsidRDefault="00023FDB" w:rsidP="00E510CE">
            <w:pPr>
              <w:spacing w:line="276" w:lineRule="auto"/>
              <w:contextualSpacing/>
            </w:pPr>
          </w:p>
          <w:p w14:paraId="4FF1A573" w14:textId="77777777" w:rsidR="00023FDB" w:rsidRDefault="00023FDB" w:rsidP="00E510CE">
            <w:pPr>
              <w:spacing w:line="276" w:lineRule="auto"/>
              <w:contextualSpacing/>
            </w:pPr>
          </w:p>
          <w:p w14:paraId="046510A9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35, 35</w:t>
            </w:r>
          </w:p>
        </w:tc>
        <w:tc>
          <w:tcPr>
            <w:tcW w:w="3449" w:type="dxa"/>
          </w:tcPr>
          <w:p w14:paraId="343CDBBE" w14:textId="77777777" w:rsidR="00023FDB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01926853" wp14:editId="68B8E542">
                  <wp:simplePos x="0" y="0"/>
                  <wp:positionH relativeFrom="column">
                    <wp:posOffset>589915</wp:posOffset>
                  </wp:positionH>
                  <wp:positionV relativeFrom="paragraph">
                    <wp:posOffset>86360</wp:posOffset>
                  </wp:positionV>
                  <wp:extent cx="1054100" cy="1034415"/>
                  <wp:effectExtent l="0" t="0" r="0" b="0"/>
                  <wp:wrapNone/>
                  <wp:docPr id="1287387373" name="Picture 1287387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55434" t="10722" r="29148" b="52892"/>
                          <a:stretch/>
                        </pic:blipFill>
                        <pic:spPr bwMode="auto">
                          <a:xfrm>
                            <a:off x="0" y="0"/>
                            <a:ext cx="1054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C6D248" w14:textId="77777777" w:rsidR="00023FDB" w:rsidRDefault="00023FDB" w:rsidP="00E510CE">
            <w:pPr>
              <w:spacing w:line="276" w:lineRule="auto"/>
              <w:contextualSpacing/>
            </w:pPr>
          </w:p>
          <w:p w14:paraId="6F7DC7DB" w14:textId="77777777" w:rsidR="00023FDB" w:rsidRDefault="00023FDB" w:rsidP="00E510CE">
            <w:pPr>
              <w:spacing w:line="276" w:lineRule="auto"/>
              <w:contextualSpacing/>
            </w:pPr>
          </w:p>
          <w:p w14:paraId="47690323" w14:textId="77777777" w:rsidR="00023FDB" w:rsidRDefault="00023FDB" w:rsidP="00E510CE">
            <w:pPr>
              <w:spacing w:line="276" w:lineRule="auto"/>
              <w:contextualSpacing/>
            </w:pPr>
          </w:p>
          <w:p w14:paraId="22AA22D1" w14:textId="77777777" w:rsidR="00023FDB" w:rsidRDefault="00023FDB" w:rsidP="00E510CE">
            <w:pPr>
              <w:spacing w:line="276" w:lineRule="auto"/>
              <w:contextualSpacing/>
            </w:pPr>
          </w:p>
          <w:p w14:paraId="7406823E" w14:textId="77777777" w:rsidR="00023FDB" w:rsidRDefault="00023FDB" w:rsidP="00E510CE">
            <w:pPr>
              <w:spacing w:line="276" w:lineRule="auto"/>
              <w:contextualSpacing/>
            </w:pPr>
          </w:p>
          <w:p w14:paraId="38BF67F4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110, 35</w:t>
            </w:r>
          </w:p>
        </w:tc>
      </w:tr>
      <w:tr w:rsidR="00023FDB" w:rsidRPr="008637A1" w14:paraId="1C7FA919" w14:textId="77777777" w:rsidTr="00E510CE">
        <w:tc>
          <w:tcPr>
            <w:tcW w:w="3449" w:type="dxa"/>
          </w:tcPr>
          <w:p w14:paraId="085B1EC6" w14:textId="77777777" w:rsidR="00023FDB" w:rsidRPr="008637A1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183FFC28" wp14:editId="69B94E0A">
                  <wp:simplePos x="0" y="0"/>
                  <wp:positionH relativeFrom="column">
                    <wp:posOffset>543560</wp:posOffset>
                  </wp:positionH>
                  <wp:positionV relativeFrom="paragraph">
                    <wp:posOffset>86360</wp:posOffset>
                  </wp:positionV>
                  <wp:extent cx="1054100" cy="1034415"/>
                  <wp:effectExtent l="0" t="0" r="0" b="0"/>
                  <wp:wrapNone/>
                  <wp:docPr id="804429681" name="Picture 804429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82888" t="10722" r="1694" b="52892"/>
                          <a:stretch/>
                        </pic:blipFill>
                        <pic:spPr bwMode="auto">
                          <a:xfrm>
                            <a:off x="0" y="0"/>
                            <a:ext cx="1054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AB83F43" w14:textId="77777777" w:rsidR="00023FDB" w:rsidRPr="008637A1" w:rsidRDefault="00023FDB" w:rsidP="00E510CE">
            <w:pPr>
              <w:spacing w:line="276" w:lineRule="auto"/>
            </w:pPr>
          </w:p>
          <w:p w14:paraId="795FC30E" w14:textId="77777777" w:rsidR="00023FDB" w:rsidRPr="008637A1" w:rsidRDefault="00023FDB" w:rsidP="00E510CE">
            <w:pPr>
              <w:spacing w:line="276" w:lineRule="auto"/>
            </w:pPr>
          </w:p>
          <w:p w14:paraId="69CAE87E" w14:textId="77777777" w:rsidR="00023FDB" w:rsidRPr="008637A1" w:rsidRDefault="00023FDB" w:rsidP="00E510CE">
            <w:pPr>
              <w:spacing w:line="276" w:lineRule="auto"/>
            </w:pPr>
          </w:p>
          <w:p w14:paraId="28462615" w14:textId="77777777" w:rsidR="00023FDB" w:rsidRPr="008637A1" w:rsidRDefault="00023FDB" w:rsidP="00E510CE">
            <w:pPr>
              <w:spacing w:line="276" w:lineRule="auto"/>
            </w:pPr>
          </w:p>
          <w:p w14:paraId="262FB438" w14:textId="77777777" w:rsidR="00023FDB" w:rsidRPr="008637A1" w:rsidRDefault="00023FDB" w:rsidP="00E510CE">
            <w:pPr>
              <w:spacing w:line="276" w:lineRule="auto"/>
            </w:pPr>
          </w:p>
          <w:p w14:paraId="0F2191DA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35, 110</w:t>
            </w:r>
          </w:p>
        </w:tc>
        <w:tc>
          <w:tcPr>
            <w:tcW w:w="3449" w:type="dxa"/>
          </w:tcPr>
          <w:p w14:paraId="15E512F1" w14:textId="77777777" w:rsidR="00023FDB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04F3C8BA" wp14:editId="17683B0D">
                  <wp:simplePos x="0" y="0"/>
                  <wp:positionH relativeFrom="column">
                    <wp:posOffset>499645</wp:posOffset>
                  </wp:positionH>
                  <wp:positionV relativeFrom="paragraph">
                    <wp:posOffset>175126</wp:posOffset>
                  </wp:positionV>
                  <wp:extent cx="1054100" cy="946184"/>
                  <wp:effectExtent l="0" t="0" r="0" b="6350"/>
                  <wp:wrapNone/>
                  <wp:docPr id="1445154597" name="Picture 1445154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4751" t="65880" r="79831" b="838"/>
                          <a:stretch/>
                        </pic:blipFill>
                        <pic:spPr bwMode="auto">
                          <a:xfrm>
                            <a:off x="0" y="0"/>
                            <a:ext cx="1054100" cy="946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146A9D" w14:textId="77777777" w:rsidR="00023FDB" w:rsidRDefault="00023FDB" w:rsidP="00E510CE">
            <w:pPr>
              <w:spacing w:line="276" w:lineRule="auto"/>
              <w:contextualSpacing/>
            </w:pPr>
          </w:p>
          <w:p w14:paraId="7A4AD250" w14:textId="77777777" w:rsidR="00023FDB" w:rsidRDefault="00023FDB" w:rsidP="00E510CE">
            <w:pPr>
              <w:spacing w:line="276" w:lineRule="auto"/>
              <w:contextualSpacing/>
            </w:pPr>
          </w:p>
          <w:p w14:paraId="237339A1" w14:textId="77777777" w:rsidR="00023FDB" w:rsidRDefault="00023FDB" w:rsidP="00E510CE">
            <w:pPr>
              <w:spacing w:line="276" w:lineRule="auto"/>
              <w:contextualSpacing/>
            </w:pPr>
          </w:p>
          <w:p w14:paraId="1676A4FD" w14:textId="77777777" w:rsidR="00023FDB" w:rsidRDefault="00023FDB" w:rsidP="00E510CE">
            <w:pPr>
              <w:spacing w:line="276" w:lineRule="auto"/>
              <w:contextualSpacing/>
            </w:pPr>
          </w:p>
          <w:p w14:paraId="60A44D08" w14:textId="77777777" w:rsidR="00023FDB" w:rsidRDefault="00023FDB" w:rsidP="00E510CE">
            <w:pPr>
              <w:spacing w:line="276" w:lineRule="auto"/>
              <w:contextualSpacing/>
            </w:pPr>
          </w:p>
          <w:p w14:paraId="1A2C24EB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40, 100</w:t>
            </w:r>
          </w:p>
        </w:tc>
        <w:tc>
          <w:tcPr>
            <w:tcW w:w="3449" w:type="dxa"/>
          </w:tcPr>
          <w:p w14:paraId="2A910C43" w14:textId="77777777" w:rsidR="00023FDB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4AE0D09" wp14:editId="7436C54B">
                  <wp:simplePos x="0" y="0"/>
                  <wp:positionH relativeFrom="column">
                    <wp:posOffset>640080</wp:posOffset>
                  </wp:positionH>
                  <wp:positionV relativeFrom="paragraph">
                    <wp:posOffset>174625</wp:posOffset>
                  </wp:positionV>
                  <wp:extent cx="1054100" cy="909320"/>
                  <wp:effectExtent l="0" t="0" r="0" b="5080"/>
                  <wp:wrapNone/>
                  <wp:docPr id="665528944" name="Picture 665528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30870" t="65289" r="53712" b="2715"/>
                          <a:stretch/>
                        </pic:blipFill>
                        <pic:spPr bwMode="auto">
                          <a:xfrm>
                            <a:off x="0" y="0"/>
                            <a:ext cx="1054100" cy="909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90255B" w14:textId="77777777" w:rsidR="00023FDB" w:rsidRDefault="00023FDB" w:rsidP="00E510CE">
            <w:pPr>
              <w:spacing w:line="276" w:lineRule="auto"/>
              <w:contextualSpacing/>
            </w:pPr>
          </w:p>
          <w:p w14:paraId="49F5E4AE" w14:textId="77777777" w:rsidR="00023FDB" w:rsidRDefault="00023FDB" w:rsidP="00E510CE">
            <w:pPr>
              <w:spacing w:line="276" w:lineRule="auto"/>
              <w:contextualSpacing/>
            </w:pPr>
          </w:p>
          <w:p w14:paraId="7952D221" w14:textId="77777777" w:rsidR="00023FDB" w:rsidRDefault="00023FDB" w:rsidP="00E510CE">
            <w:pPr>
              <w:spacing w:line="276" w:lineRule="auto"/>
              <w:contextualSpacing/>
            </w:pPr>
          </w:p>
          <w:p w14:paraId="795443E8" w14:textId="77777777" w:rsidR="00023FDB" w:rsidRDefault="00023FDB" w:rsidP="00E510CE">
            <w:pPr>
              <w:spacing w:line="276" w:lineRule="auto"/>
              <w:contextualSpacing/>
            </w:pPr>
          </w:p>
          <w:p w14:paraId="30BE084E" w14:textId="77777777" w:rsidR="00023FDB" w:rsidRDefault="00023FDB" w:rsidP="00E510CE">
            <w:pPr>
              <w:spacing w:line="276" w:lineRule="auto"/>
              <w:contextualSpacing/>
            </w:pPr>
          </w:p>
          <w:p w14:paraId="055156E8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70, 70</w:t>
            </w:r>
          </w:p>
        </w:tc>
      </w:tr>
      <w:tr w:rsidR="00023FDB" w:rsidRPr="008637A1" w14:paraId="07353C0D" w14:textId="77777777" w:rsidTr="00E510CE">
        <w:tc>
          <w:tcPr>
            <w:tcW w:w="3449" w:type="dxa"/>
          </w:tcPr>
          <w:p w14:paraId="6886DB01" w14:textId="77777777" w:rsidR="00023FDB" w:rsidRPr="008637A1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743BC2D5" wp14:editId="33AE577F">
                  <wp:simplePos x="0" y="0"/>
                  <wp:positionH relativeFrom="column">
                    <wp:posOffset>497840</wp:posOffset>
                  </wp:positionH>
                  <wp:positionV relativeFrom="paragraph">
                    <wp:posOffset>142240</wp:posOffset>
                  </wp:positionV>
                  <wp:extent cx="1054100" cy="1034415"/>
                  <wp:effectExtent l="0" t="0" r="0" b="0"/>
                  <wp:wrapNone/>
                  <wp:docPr id="1531592333" name="Picture 1531592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55668" t="61509" r="28914" b="2105"/>
                          <a:stretch/>
                        </pic:blipFill>
                        <pic:spPr bwMode="auto">
                          <a:xfrm>
                            <a:off x="0" y="0"/>
                            <a:ext cx="1054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88C94AD" w14:textId="77777777" w:rsidR="00023FDB" w:rsidRPr="008637A1" w:rsidRDefault="00023FDB" w:rsidP="00E510CE">
            <w:pPr>
              <w:spacing w:line="276" w:lineRule="auto"/>
            </w:pPr>
          </w:p>
          <w:p w14:paraId="6430661F" w14:textId="77777777" w:rsidR="00023FDB" w:rsidRPr="008637A1" w:rsidRDefault="00023FDB" w:rsidP="00E510CE">
            <w:pPr>
              <w:spacing w:line="276" w:lineRule="auto"/>
            </w:pPr>
          </w:p>
          <w:p w14:paraId="2FCA92B9" w14:textId="77777777" w:rsidR="00023FDB" w:rsidRPr="008637A1" w:rsidRDefault="00023FDB" w:rsidP="00E510CE">
            <w:pPr>
              <w:spacing w:line="276" w:lineRule="auto"/>
            </w:pPr>
          </w:p>
          <w:p w14:paraId="096B866C" w14:textId="77777777" w:rsidR="00023FDB" w:rsidRDefault="00023FDB" w:rsidP="00E510CE">
            <w:pPr>
              <w:spacing w:line="276" w:lineRule="auto"/>
            </w:pPr>
          </w:p>
          <w:p w14:paraId="7D108E16" w14:textId="77777777" w:rsidR="00023FDB" w:rsidRPr="008637A1" w:rsidRDefault="00023FDB" w:rsidP="00E510CE">
            <w:pPr>
              <w:spacing w:line="276" w:lineRule="auto"/>
            </w:pPr>
          </w:p>
          <w:p w14:paraId="7F27CC50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67, 67</w:t>
            </w:r>
          </w:p>
        </w:tc>
        <w:tc>
          <w:tcPr>
            <w:tcW w:w="3449" w:type="dxa"/>
          </w:tcPr>
          <w:p w14:paraId="34D60FAD" w14:textId="77777777" w:rsidR="00023FDB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425F6F30" wp14:editId="62396C49">
                  <wp:simplePos x="0" y="0"/>
                  <wp:positionH relativeFrom="column">
                    <wp:posOffset>496570</wp:posOffset>
                  </wp:positionH>
                  <wp:positionV relativeFrom="paragraph">
                    <wp:posOffset>86360</wp:posOffset>
                  </wp:positionV>
                  <wp:extent cx="1054100" cy="1034415"/>
                  <wp:effectExtent l="0" t="0" r="0" b="0"/>
                  <wp:wrapNone/>
                  <wp:docPr id="968897852" name="Picture 968897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63558" name=""/>
                          <pic:cNvPicPr/>
                        </pic:nvPicPr>
                        <pic:blipFill rotWithShape="1">
                          <a:blip r:embed="rId49"/>
                          <a:srcRect l="82888" t="63614" r="1694"/>
                          <a:stretch/>
                        </pic:blipFill>
                        <pic:spPr bwMode="auto">
                          <a:xfrm>
                            <a:off x="0" y="0"/>
                            <a:ext cx="1054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242802" w14:textId="77777777" w:rsidR="00023FDB" w:rsidRDefault="00023FDB" w:rsidP="00E510CE">
            <w:pPr>
              <w:spacing w:line="276" w:lineRule="auto"/>
              <w:contextualSpacing/>
            </w:pPr>
          </w:p>
          <w:p w14:paraId="6D1F8521" w14:textId="77777777" w:rsidR="00023FDB" w:rsidRDefault="00023FDB" w:rsidP="00E510CE">
            <w:pPr>
              <w:spacing w:line="276" w:lineRule="auto"/>
              <w:contextualSpacing/>
            </w:pPr>
          </w:p>
          <w:p w14:paraId="6D4329DD" w14:textId="77777777" w:rsidR="00023FDB" w:rsidRDefault="00023FDB" w:rsidP="00E510CE">
            <w:pPr>
              <w:spacing w:line="276" w:lineRule="auto"/>
              <w:contextualSpacing/>
            </w:pPr>
          </w:p>
          <w:p w14:paraId="44A9EC42" w14:textId="77777777" w:rsidR="00023FDB" w:rsidRDefault="00023FDB" w:rsidP="00E510CE">
            <w:pPr>
              <w:spacing w:line="276" w:lineRule="auto"/>
              <w:contextualSpacing/>
            </w:pPr>
          </w:p>
          <w:p w14:paraId="45D98C3F" w14:textId="77777777" w:rsidR="00023FDB" w:rsidRDefault="00023FDB" w:rsidP="00E510CE">
            <w:pPr>
              <w:spacing w:line="276" w:lineRule="auto"/>
              <w:contextualSpacing/>
            </w:pPr>
          </w:p>
          <w:p w14:paraId="45E638C9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68.5, 68.5</w:t>
            </w:r>
          </w:p>
        </w:tc>
        <w:tc>
          <w:tcPr>
            <w:tcW w:w="3449" w:type="dxa"/>
          </w:tcPr>
          <w:p w14:paraId="2C1D4013" w14:textId="77777777" w:rsidR="00023FDB" w:rsidRDefault="00023FDB" w:rsidP="009819DF">
            <w:pPr>
              <w:numPr>
                <w:ilvl w:val="0"/>
                <w:numId w:val="2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4FFC2348" wp14:editId="16E2572D">
                  <wp:simplePos x="0" y="0"/>
                  <wp:positionH relativeFrom="column">
                    <wp:posOffset>640080</wp:posOffset>
                  </wp:positionH>
                  <wp:positionV relativeFrom="paragraph">
                    <wp:posOffset>87630</wp:posOffset>
                  </wp:positionV>
                  <wp:extent cx="1054100" cy="1034415"/>
                  <wp:effectExtent l="0" t="0" r="0" b="0"/>
                  <wp:wrapNone/>
                  <wp:docPr id="149600975" name="Picture 149600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0975" name="Picture 149600975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82" b="1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2FF68F" w14:textId="77777777" w:rsidR="00023FDB" w:rsidRDefault="00023FDB" w:rsidP="00E510CE">
            <w:pPr>
              <w:spacing w:line="276" w:lineRule="auto"/>
              <w:contextualSpacing/>
            </w:pPr>
          </w:p>
          <w:p w14:paraId="4012CE1A" w14:textId="77777777" w:rsidR="00023FDB" w:rsidRDefault="00023FDB" w:rsidP="00E510CE">
            <w:pPr>
              <w:spacing w:line="276" w:lineRule="auto"/>
              <w:contextualSpacing/>
            </w:pPr>
          </w:p>
          <w:p w14:paraId="2C79828E" w14:textId="77777777" w:rsidR="00023FDB" w:rsidRDefault="00023FDB" w:rsidP="00E510CE">
            <w:pPr>
              <w:spacing w:line="276" w:lineRule="auto"/>
              <w:contextualSpacing/>
            </w:pPr>
          </w:p>
          <w:p w14:paraId="4C924386" w14:textId="77777777" w:rsidR="00023FDB" w:rsidRDefault="00023FDB" w:rsidP="00E510CE">
            <w:pPr>
              <w:spacing w:line="276" w:lineRule="auto"/>
              <w:contextualSpacing/>
            </w:pPr>
          </w:p>
          <w:p w14:paraId="22353F87" w14:textId="77777777" w:rsidR="00023FDB" w:rsidRDefault="00023FDB" w:rsidP="00E510CE">
            <w:pPr>
              <w:spacing w:line="276" w:lineRule="auto"/>
              <w:contextualSpacing/>
            </w:pPr>
          </w:p>
          <w:p w14:paraId="6FD2DB55" w14:textId="77777777" w:rsidR="00023FDB" w:rsidRPr="008637A1" w:rsidRDefault="00023FDB" w:rsidP="00E510CE">
            <w:pPr>
              <w:pStyle w:val="Answer"/>
              <w:spacing w:line="276" w:lineRule="auto"/>
            </w:pPr>
            <w:r>
              <w:t>68.5, 68.5</w:t>
            </w:r>
          </w:p>
        </w:tc>
      </w:tr>
    </w:tbl>
    <w:p w14:paraId="204D6F0E" w14:textId="77777777" w:rsidR="00023FDB" w:rsidRDefault="00023FDB" w:rsidP="00023FDB">
      <w:pPr>
        <w:contextualSpacing/>
      </w:pPr>
    </w:p>
    <w:p w14:paraId="55AA25A1" w14:textId="77777777" w:rsidR="00023FDB" w:rsidRDefault="00023FDB" w:rsidP="00023FDB">
      <w:pPr>
        <w:contextualSpacing/>
      </w:pPr>
    </w:p>
    <w:p w14:paraId="7B727E81" w14:textId="77777777" w:rsidR="00023FDB" w:rsidRPr="008637A1" w:rsidRDefault="00023FDB" w:rsidP="009819DF">
      <w:pPr>
        <w:numPr>
          <w:ilvl w:val="0"/>
          <w:numId w:val="31"/>
        </w:numPr>
        <w:contextualSpacing/>
      </w:pPr>
      <w:r w:rsidRPr="008637A1">
        <w:lastRenderedPageBreak/>
        <w:t xml:space="preserve">Two of the angles in a triangle are 74° and 104°. Work out the size of the third angle. </w:t>
      </w:r>
    </w:p>
    <w:p w14:paraId="726C2614" w14:textId="77777777" w:rsidR="00023FDB" w:rsidRDefault="00023FDB" w:rsidP="00023FDB"/>
    <w:p w14:paraId="39FDB9FD" w14:textId="77777777" w:rsidR="00023FDB" w:rsidRDefault="00023FDB" w:rsidP="00023FDB"/>
    <w:p w14:paraId="55D4E7F7" w14:textId="77777777" w:rsidR="00023FDB" w:rsidRPr="001C77CE" w:rsidRDefault="00023FDB" w:rsidP="00023F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a=74+74=180°</m:t>
          </m:r>
        </m:oMath>
      </m:oMathPara>
    </w:p>
    <w:p w14:paraId="63D3CC64" w14:textId="77777777" w:rsidR="00023FDB" w:rsidRPr="001C77CE" w:rsidRDefault="00023FDB" w:rsidP="00023F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a=2°</m:t>
          </m:r>
        </m:oMath>
      </m:oMathPara>
    </w:p>
    <w:p w14:paraId="4F54F41D" w14:textId="77777777" w:rsidR="00023FDB" w:rsidRPr="008637A1" w:rsidRDefault="00023FDB" w:rsidP="009819DF">
      <w:pPr>
        <w:numPr>
          <w:ilvl w:val="0"/>
          <w:numId w:val="31"/>
        </w:numPr>
        <w:spacing w:line="360" w:lineRule="auto"/>
        <w:contextualSpacing/>
      </w:pPr>
      <w:r w:rsidRPr="008637A1">
        <w:t xml:space="preserve">Use algebra to explain why every angle is an equilateral triangle is </w:t>
      </w:r>
      <m:oMath>
        <m:r>
          <w:rPr>
            <w:rFonts w:ascii="Cambria Math" w:hAnsi="Cambria Math"/>
          </w:rPr>
          <m:t>60°</m:t>
        </m:r>
      </m:oMath>
      <w:r>
        <w:t>.</w:t>
      </w:r>
    </w:p>
    <w:p w14:paraId="0925E9EF" w14:textId="77777777" w:rsidR="00023FDB" w:rsidRPr="008637A1" w:rsidRDefault="00023FDB" w:rsidP="00023FDB">
      <w:pPr>
        <w:spacing w:line="360" w:lineRule="auto"/>
      </w:pPr>
      <w:r w:rsidRPr="008637A1">
        <w:rPr>
          <w:noProof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043720E8" wp14:editId="51F629AA">
                <wp:simplePos x="0" y="0"/>
                <wp:positionH relativeFrom="column">
                  <wp:posOffset>4449350</wp:posOffset>
                </wp:positionH>
                <wp:positionV relativeFrom="paragraph">
                  <wp:posOffset>34672</wp:posOffset>
                </wp:positionV>
                <wp:extent cx="1068070" cy="981710"/>
                <wp:effectExtent l="19050" t="19050" r="36830" b="0"/>
                <wp:wrapNone/>
                <wp:docPr id="208773071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8070" cy="981710"/>
                          <a:chOff x="0" y="0"/>
                          <a:chExt cx="1068614" cy="981982"/>
                        </a:xfrm>
                      </wpg:grpSpPr>
                      <wps:wsp>
                        <wps:cNvPr id="58961816" name="Isosceles Triangle 1"/>
                        <wps:cNvSpPr/>
                        <wps:spPr>
                          <a:xfrm>
                            <a:off x="8164" y="0"/>
                            <a:ext cx="1060450" cy="914400"/>
                          </a:xfrm>
                          <a:prstGeom prst="triangl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548218" name="Text Box 801548218"/>
                        <wps:cNvSpPr txBox="1"/>
                        <wps:spPr>
                          <a:xfrm>
                            <a:off x="342892" y="95250"/>
                            <a:ext cx="35877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5CA893" w14:textId="77777777" w:rsidR="00023FDB" w:rsidRPr="009445D7" w:rsidRDefault="00023FDB" w:rsidP="00023FDB">
                              <w:pPr>
                                <w:spacing w:after="0" w:line="240" w:lineRule="auto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819813" name="Text Box 2139819813"/>
                        <wps:cNvSpPr txBox="1"/>
                        <wps:spPr>
                          <a:xfrm>
                            <a:off x="707572" y="661307"/>
                            <a:ext cx="35877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BBDB28" w14:textId="77777777" w:rsidR="00023FDB" w:rsidRPr="009445D7" w:rsidRDefault="00023FDB" w:rsidP="00023FDB">
                              <w:pPr>
                                <w:spacing w:after="0" w:line="240" w:lineRule="auto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456564" name="Text Box 1398456564"/>
                        <wps:cNvSpPr txBox="1"/>
                        <wps:spPr>
                          <a:xfrm>
                            <a:off x="0" y="661307"/>
                            <a:ext cx="35877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1DB11B" w14:textId="77777777" w:rsidR="00023FDB" w:rsidRPr="009445D7" w:rsidRDefault="00023FDB" w:rsidP="00023FDB">
                              <w:pPr>
                                <w:spacing w:after="0" w:line="240" w:lineRule="auto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720E8" id="Group 2" o:spid="_x0000_s1030" style="position:absolute;margin-left:350.35pt;margin-top:2.75pt;width:84.1pt;height:77.3pt;z-index:251805696;mso-position-horizontal-relative:text;mso-position-vertical-relative:text" coordsize="10686,9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31" type="#_x0000_t5" style="position:absolute;left:81;width:10605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" fillcolor="window" strokecolor="windowText" strokeweight="1pt"/>
                <v:shape id="Text Box 801548218" o:spid="_x0000_s1032" type="#_x0000_t202" style="position:absolute;left:3428;top:952;width:3588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" filled="f" stroked="f" strokeweight=".5pt">
                  <v:textbox>
                    <w:txbxContent>
                      <w:p w14:paraId="445CA893" w14:textId="77777777" w:rsidR="00023FDB" w:rsidRPr="009445D7" w:rsidRDefault="00023FDB" w:rsidP="00023FDB">
                        <w:pPr>
                          <w:spacing w:after="0" w:line="240" w:lineRule="auto"/>
                          <w:rPr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Cs w:val="1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139819813" o:spid="_x0000_s1033" type="#_x0000_t202" style="position:absolute;left:7075;top:6613;width:3588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" filled="f" stroked="f" strokeweight=".5pt">
                  <v:textbox>
                    <w:txbxContent>
                      <w:p w14:paraId="31BBDB28" w14:textId="77777777" w:rsidR="00023FDB" w:rsidRPr="009445D7" w:rsidRDefault="00023FDB" w:rsidP="00023FDB">
                        <w:pPr>
                          <w:spacing w:after="0" w:line="240" w:lineRule="auto"/>
                          <w:rPr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Cs w:val="1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398456564" o:spid="_x0000_s1034" type="#_x0000_t202" style="position:absolute;top:6613;width:3587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" filled="f" stroked="f" strokeweight=".5pt">
                  <v:textbox>
                    <w:txbxContent>
                      <w:p w14:paraId="5D1DB11B" w14:textId="77777777" w:rsidR="00023FDB" w:rsidRPr="009445D7" w:rsidRDefault="00023FDB" w:rsidP="00023FDB">
                        <w:pPr>
                          <w:spacing w:after="0" w:line="240" w:lineRule="auto"/>
                          <w:rPr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Cs w:val="1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0E8C30CC" w14:textId="77777777" w:rsidR="00023FDB" w:rsidRPr="008637A1" w:rsidRDefault="00023FDB" w:rsidP="00023FDB">
      <w:pPr>
        <w:spacing w:line="360" w:lineRule="auto"/>
      </w:pPr>
    </w:p>
    <w:p w14:paraId="3338B3B7" w14:textId="77777777" w:rsidR="00023FDB" w:rsidRPr="008637A1" w:rsidRDefault="00023FDB" w:rsidP="00023FDB">
      <w:pPr>
        <w:spacing w:line="360" w:lineRule="auto"/>
      </w:pPr>
    </w:p>
    <w:p w14:paraId="21533066" w14:textId="77777777" w:rsidR="00023FDB" w:rsidRPr="001C77CE" w:rsidRDefault="00023FDB" w:rsidP="00023F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3x=180°</m:t>
          </m:r>
        </m:oMath>
      </m:oMathPara>
    </w:p>
    <w:p w14:paraId="0F748662" w14:textId="77777777" w:rsidR="00023FDB" w:rsidRPr="001C77CE" w:rsidRDefault="00023FDB" w:rsidP="00023F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x=60°</m:t>
          </m:r>
        </m:oMath>
      </m:oMathPara>
    </w:p>
    <w:p w14:paraId="04542277" w14:textId="77777777" w:rsidR="00023FDB" w:rsidRPr="008637A1" w:rsidRDefault="00023FDB" w:rsidP="009819DF">
      <w:pPr>
        <w:numPr>
          <w:ilvl w:val="0"/>
          <w:numId w:val="31"/>
        </w:numPr>
        <w:spacing w:line="360" w:lineRule="auto"/>
        <w:contextualSpacing/>
      </w:pPr>
      <w:r w:rsidRPr="008637A1">
        <w:t xml:space="preserve">One of the angles in an isosceles triangle is 80°. Work out the sizes of the other two angles. </w:t>
      </w:r>
    </w:p>
    <w:p w14:paraId="2ABADFEF" w14:textId="77777777" w:rsidR="00023FDB" w:rsidRDefault="00023FDB" w:rsidP="00023FDB">
      <w:pPr>
        <w:spacing w:line="360" w:lineRule="auto"/>
      </w:pPr>
    </w:p>
    <w:p w14:paraId="5E2DB036" w14:textId="77777777" w:rsidR="00023FDB" w:rsidRDefault="00023FDB" w:rsidP="00023FDB">
      <w:pPr>
        <w:pStyle w:val="Answer"/>
      </w:pPr>
      <w:r>
        <w:t xml:space="preserve">If 80° is the non-equal angle, then the other angles are 50° </w:t>
      </w:r>
    </w:p>
    <w:p w14:paraId="19CDE009" w14:textId="77777777" w:rsidR="00023FDB" w:rsidRPr="001C77CE" w:rsidRDefault="00023FDB" w:rsidP="00023FDB">
      <w:pPr>
        <w:pStyle w:val="Answer"/>
      </w:pPr>
      <w:r>
        <w:t xml:space="preserve">If 80° is one of the equal angles, then the other angle is 20° </w:t>
      </w:r>
    </w:p>
    <w:p w14:paraId="0A1879A3" w14:textId="77777777" w:rsidR="00023FDB" w:rsidRPr="008637A1" w:rsidRDefault="00023FDB" w:rsidP="00023FDB">
      <w:pPr>
        <w:ind w:left="567"/>
        <w:contextualSpacing/>
      </w:pPr>
      <w:r w:rsidRPr="008637A1">
        <w:t>Explain why there are two possible sets of answers.</w:t>
      </w:r>
    </w:p>
    <w:p w14:paraId="67FF16D0" w14:textId="77777777" w:rsidR="00023FDB" w:rsidRDefault="00023FDB" w:rsidP="00023FDB"/>
    <w:p w14:paraId="401B1708" w14:textId="77777777" w:rsidR="00023FDB" w:rsidRPr="008637A1" w:rsidRDefault="00023FDB" w:rsidP="00023FDB">
      <w:pPr>
        <w:pStyle w:val="Answer"/>
      </w:pPr>
      <w:r>
        <w:t>The question doesn’t specify whether 80° is one of the equal angles or not</w:t>
      </w:r>
    </w:p>
    <w:p w14:paraId="6A4F7634" w14:textId="77777777" w:rsidR="00023FDB" w:rsidRPr="008637A1" w:rsidRDefault="00023FDB" w:rsidP="009819DF">
      <w:pPr>
        <w:numPr>
          <w:ilvl w:val="0"/>
          <w:numId w:val="31"/>
        </w:numPr>
        <w:contextualSpacing/>
      </w:pPr>
      <w:r w:rsidRPr="008637A1">
        <w:t>One of the angles in an isosceles triangle is 160°. Work out the sizes of the other two angles.</w:t>
      </w:r>
    </w:p>
    <w:p w14:paraId="0576A31A" w14:textId="77777777" w:rsidR="00023FDB" w:rsidRDefault="00023FDB" w:rsidP="00023FDB">
      <w:pPr>
        <w:spacing w:line="360" w:lineRule="auto"/>
      </w:pPr>
    </w:p>
    <w:p w14:paraId="335BD9BD" w14:textId="77777777" w:rsidR="00023FDB" w:rsidRDefault="00023FDB" w:rsidP="00023FDB">
      <w:pPr>
        <w:spacing w:line="360" w:lineRule="auto"/>
      </w:pPr>
    </w:p>
    <w:p w14:paraId="65BCF176" w14:textId="77777777" w:rsidR="00023FDB" w:rsidRPr="008637A1" w:rsidRDefault="00023FDB" w:rsidP="00023FDB">
      <w:pPr>
        <w:pStyle w:val="Answer"/>
      </w:pPr>
      <w:r>
        <w:t xml:space="preserve">Other two angles are both 10° </w:t>
      </w:r>
    </w:p>
    <w:p w14:paraId="1C8838DA" w14:textId="77777777" w:rsidR="00023FDB" w:rsidRPr="008637A1" w:rsidRDefault="00023FDB" w:rsidP="00023FDB">
      <w:pPr>
        <w:ind w:left="567"/>
        <w:contextualSpacing/>
      </w:pPr>
      <w:r w:rsidRPr="008637A1">
        <w:t>Explain why there is only one possible set of answers.</w:t>
      </w:r>
    </w:p>
    <w:p w14:paraId="30F9B5C6" w14:textId="77777777" w:rsidR="00023FDB" w:rsidRPr="008637A1" w:rsidRDefault="00023FDB" w:rsidP="00023FDB">
      <w:pPr>
        <w:spacing w:line="360" w:lineRule="auto"/>
      </w:pPr>
    </w:p>
    <w:p w14:paraId="76BF37B5" w14:textId="77777777" w:rsidR="00023FDB" w:rsidRPr="008637A1" w:rsidRDefault="00023FDB" w:rsidP="00023FDB">
      <w:pPr>
        <w:pStyle w:val="Answer"/>
      </w:pPr>
      <w:r>
        <w:t>160° can’t be one of the equal angles because it would exceed the angle sum of a triangle</w:t>
      </w:r>
    </w:p>
    <w:p w14:paraId="20C8FF3C" w14:textId="77777777" w:rsidR="00023FDB" w:rsidRPr="008637A1" w:rsidRDefault="00023FDB" w:rsidP="009819DF">
      <w:pPr>
        <w:numPr>
          <w:ilvl w:val="0"/>
          <w:numId w:val="31"/>
        </w:numPr>
        <w:contextualSpacing/>
      </w:pPr>
      <w:r w:rsidRPr="008637A1">
        <w:t xml:space="preserve">An isosceles triangle has an interior angle of </w:t>
      </w:r>
      <m:oMath>
        <m:r>
          <w:rPr>
            <w:rFonts w:ascii="Cambria Math" w:hAnsi="Cambria Math"/>
          </w:rPr>
          <m:t>60°</m:t>
        </m:r>
      </m:oMath>
      <w:r w:rsidRPr="008637A1">
        <w:t xml:space="preserve">. Find all the other angles. </w:t>
      </w:r>
    </w:p>
    <w:p w14:paraId="59F46A9A" w14:textId="77777777" w:rsidR="00023FDB" w:rsidRDefault="00023FDB" w:rsidP="00023FDB">
      <w:pPr>
        <w:spacing w:line="360" w:lineRule="auto"/>
      </w:pPr>
    </w:p>
    <w:p w14:paraId="10AA6C91" w14:textId="77777777" w:rsidR="00023FDB" w:rsidRDefault="00023FDB" w:rsidP="00023FDB">
      <w:pPr>
        <w:spacing w:line="360" w:lineRule="auto"/>
      </w:pPr>
    </w:p>
    <w:p w14:paraId="7513A940" w14:textId="77777777" w:rsidR="00023FDB" w:rsidRPr="008637A1" w:rsidRDefault="00023FDB" w:rsidP="00023FDB">
      <w:pPr>
        <w:pStyle w:val="Answer"/>
      </w:pPr>
      <w:r>
        <w:t xml:space="preserve">The other two angels are 60° </w:t>
      </w:r>
    </w:p>
    <w:p w14:paraId="0E50ED65" w14:textId="77777777" w:rsidR="00023FDB" w:rsidRPr="008637A1" w:rsidRDefault="00023FDB" w:rsidP="00023FDB">
      <w:r w:rsidRPr="008637A1">
        <w:tab/>
        <w:t>What do you notice?</w:t>
      </w:r>
    </w:p>
    <w:p w14:paraId="51AFF9F5" w14:textId="77777777" w:rsidR="00023FDB" w:rsidRDefault="00023FDB" w:rsidP="00023FDB">
      <w:pPr>
        <w:spacing w:line="360" w:lineRule="auto"/>
      </w:pPr>
    </w:p>
    <w:p w14:paraId="671503AB" w14:textId="77777777" w:rsidR="00023FDB" w:rsidRPr="008637A1" w:rsidRDefault="00023FDB" w:rsidP="00023FDB">
      <w:pPr>
        <w:pStyle w:val="Answer"/>
      </w:pPr>
      <w:r>
        <w:t>If an isosceles triangle has 60°, it must be equilateral</w:t>
      </w:r>
    </w:p>
    <w:p w14:paraId="2C3AA4E4" w14:textId="77777777" w:rsidR="00023FDB" w:rsidRPr="008637A1" w:rsidRDefault="00023FDB" w:rsidP="00023FDB"/>
    <w:p w14:paraId="60D49CA3" w14:textId="77777777" w:rsidR="00023FDB" w:rsidRDefault="00023FDB" w:rsidP="00023FDB"/>
    <w:p w14:paraId="578A02F0" w14:textId="77777777" w:rsidR="00023FDB" w:rsidRDefault="00023FDB" w:rsidP="00023FDB"/>
    <w:p w14:paraId="649F9657" w14:textId="77777777" w:rsidR="00023FDB" w:rsidRDefault="00023FDB" w:rsidP="00023FDB"/>
    <w:p w14:paraId="595769AF" w14:textId="77777777" w:rsidR="00023FDB" w:rsidRDefault="00023FDB" w:rsidP="00023FDB"/>
    <w:p w14:paraId="097E55DD" w14:textId="77777777" w:rsidR="00023FDB" w:rsidRPr="008637A1" w:rsidRDefault="00023FDB" w:rsidP="00023FDB"/>
    <w:p w14:paraId="4EB0B95B" w14:textId="77777777" w:rsidR="00023FDB" w:rsidRPr="008637A1" w:rsidRDefault="00023FDB" w:rsidP="00023FDB">
      <w:pPr>
        <w:pStyle w:val="Level"/>
      </w:pPr>
      <w:r w:rsidRPr="008637A1">
        <w:lastRenderedPageBreak/>
        <w:t>Mastery</w:t>
      </w:r>
    </w:p>
    <w:p w14:paraId="6CC3A921" w14:textId="77777777" w:rsidR="00023FDB" w:rsidRPr="008637A1" w:rsidRDefault="00023FDB" w:rsidP="009819DF">
      <w:pPr>
        <w:numPr>
          <w:ilvl w:val="0"/>
          <w:numId w:val="31"/>
        </w:numPr>
      </w:pPr>
      <w:r w:rsidRPr="008637A1">
        <w:t>Provide full reasoning for both parts below.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23FDB" w:rsidRPr="008637A1" w14:paraId="00CF0D2F" w14:textId="77777777" w:rsidTr="00E510CE">
        <w:tc>
          <w:tcPr>
            <w:tcW w:w="5173" w:type="dxa"/>
          </w:tcPr>
          <w:p w14:paraId="293C455C" w14:textId="77777777" w:rsidR="00023FDB" w:rsidRPr="008637A1" w:rsidRDefault="00023FDB" w:rsidP="009819DF">
            <w:pPr>
              <w:numPr>
                <w:ilvl w:val="0"/>
                <w:numId w:val="30"/>
              </w:num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6BA9403D" wp14:editId="57124A10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235948</wp:posOffset>
                  </wp:positionV>
                  <wp:extent cx="2812616" cy="1303020"/>
                  <wp:effectExtent l="0" t="0" r="6985" b="0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0283" r="60564" b="2359"/>
                          <a:stretch/>
                        </pic:blipFill>
                        <pic:spPr bwMode="auto">
                          <a:xfrm>
                            <a:off x="0" y="0"/>
                            <a:ext cx="2812616" cy="1303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Show that </w:t>
            </w:r>
            <m:oMath>
              <m:r>
                <w:rPr>
                  <w:rFonts w:ascii="Cambria Math" w:hAnsi="Cambria Math"/>
                </w:rPr>
                <m:t>a=105°</m:t>
              </m:r>
            </m:oMath>
            <w:r w:rsidRPr="008637A1">
              <w:t xml:space="preserve"> </w:t>
            </w:r>
          </w:p>
          <w:p w14:paraId="083DA355" w14:textId="77777777" w:rsidR="00023FDB" w:rsidRPr="008637A1" w:rsidRDefault="00023FDB" w:rsidP="00E510CE">
            <w:pPr>
              <w:spacing w:after="100" w:line="360" w:lineRule="auto"/>
            </w:pPr>
          </w:p>
          <w:p w14:paraId="3FAF9D3D" w14:textId="77777777" w:rsidR="00023FDB" w:rsidRPr="008637A1" w:rsidRDefault="00023FDB" w:rsidP="00E510CE">
            <w:pPr>
              <w:spacing w:after="100" w:line="360" w:lineRule="auto"/>
            </w:pPr>
          </w:p>
          <w:p w14:paraId="4F301130" w14:textId="77777777" w:rsidR="00023FDB" w:rsidRPr="008637A1" w:rsidRDefault="00023FDB" w:rsidP="00E510CE">
            <w:pPr>
              <w:spacing w:after="100" w:line="360" w:lineRule="auto"/>
            </w:pPr>
          </w:p>
          <w:p w14:paraId="02104B16" w14:textId="77777777" w:rsidR="00023FDB" w:rsidRPr="008637A1" w:rsidRDefault="00023FDB" w:rsidP="00E510CE">
            <w:pPr>
              <w:spacing w:after="100" w:line="360" w:lineRule="auto"/>
            </w:pPr>
          </w:p>
          <w:p w14:paraId="461D4D01" w14:textId="77777777" w:rsidR="00023FDB" w:rsidRDefault="00023FDB" w:rsidP="00E510CE">
            <w:pPr>
              <w:spacing w:after="100" w:line="360" w:lineRule="auto"/>
            </w:pPr>
          </w:p>
          <w:p w14:paraId="6D1FFA2D" w14:textId="77777777" w:rsidR="00023FDB" w:rsidRPr="00303F6D" w:rsidRDefault="00023FDB" w:rsidP="00E510CE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ACB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=75°</m:t>
              </m:r>
            </m:oMath>
            <w:r>
              <w:t xml:space="preserve"> (angle sum of a triangle)</w:t>
            </w:r>
          </w:p>
          <w:p w14:paraId="7ECD86E1" w14:textId="77777777" w:rsidR="00023FDB" w:rsidRPr="00303F6D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=180-75=105°</m:t>
                </m:r>
              </m:oMath>
            </m:oMathPara>
          </w:p>
          <w:p w14:paraId="2DBC73BB" w14:textId="77777777" w:rsidR="00023FDB" w:rsidRPr="00303F6D" w:rsidRDefault="00023FDB" w:rsidP="00E510CE">
            <w:pPr>
              <w:pStyle w:val="Answer"/>
            </w:pPr>
            <w:r>
              <w:t>(angles on a straight line supplementary)</w:t>
            </w:r>
          </w:p>
        </w:tc>
        <w:tc>
          <w:tcPr>
            <w:tcW w:w="5174" w:type="dxa"/>
          </w:tcPr>
          <w:p w14:paraId="31B08881" w14:textId="77777777" w:rsidR="00023FDB" w:rsidRPr="008637A1" w:rsidRDefault="00023FDB" w:rsidP="009819DF">
            <w:pPr>
              <w:numPr>
                <w:ilvl w:val="0"/>
                <w:numId w:val="30"/>
              </w:num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73B022D9" wp14:editId="4735D345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241391</wp:posOffset>
                  </wp:positionV>
                  <wp:extent cx="2346960" cy="1302385"/>
                  <wp:effectExtent l="0" t="0" r="0" b="0"/>
                  <wp:wrapNone/>
                  <wp:docPr id="1833040031" name="Picture 183304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6031" t="20283" r="1059" b="2359"/>
                          <a:stretch/>
                        </pic:blipFill>
                        <pic:spPr bwMode="auto">
                          <a:xfrm>
                            <a:off x="0" y="0"/>
                            <a:ext cx="2346960" cy="130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Prove that </w:t>
            </w:r>
            <m:oMath>
              <m:r>
                <w:rPr>
                  <w:rFonts w:ascii="Cambria Math" w:hAnsi="Cambria Math"/>
                </w:rPr>
                <m:t>a=x+y</m:t>
              </m:r>
            </m:oMath>
          </w:p>
          <w:p w14:paraId="5C717FD9" w14:textId="77777777" w:rsidR="00023FDB" w:rsidRPr="008637A1" w:rsidRDefault="00023FDB" w:rsidP="00E510CE">
            <w:pPr>
              <w:spacing w:after="100" w:line="360" w:lineRule="auto"/>
            </w:pPr>
          </w:p>
          <w:p w14:paraId="09429083" w14:textId="77777777" w:rsidR="00023FDB" w:rsidRPr="008637A1" w:rsidRDefault="00023FDB" w:rsidP="00E510CE">
            <w:pPr>
              <w:spacing w:after="100" w:line="360" w:lineRule="auto"/>
            </w:pPr>
          </w:p>
          <w:p w14:paraId="59AE9B8C" w14:textId="77777777" w:rsidR="00023FDB" w:rsidRPr="008637A1" w:rsidRDefault="00023FDB" w:rsidP="00E510CE">
            <w:pPr>
              <w:spacing w:after="100" w:line="360" w:lineRule="auto"/>
            </w:pPr>
          </w:p>
          <w:p w14:paraId="1A923F46" w14:textId="77777777" w:rsidR="00023FDB" w:rsidRPr="008637A1" w:rsidRDefault="00023FDB" w:rsidP="00E510CE">
            <w:pPr>
              <w:spacing w:after="100" w:line="360" w:lineRule="auto"/>
            </w:pPr>
          </w:p>
          <w:p w14:paraId="77922C1B" w14:textId="77777777" w:rsidR="00023FDB" w:rsidRDefault="00023FDB" w:rsidP="00E510CE">
            <w:pPr>
              <w:spacing w:after="100" w:line="360" w:lineRule="auto"/>
            </w:pPr>
          </w:p>
          <w:p w14:paraId="3DB2F32E" w14:textId="77777777" w:rsidR="00023FDB" w:rsidRDefault="00023FDB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∠BCA=180-x-y</m:t>
              </m:r>
            </m:oMath>
            <w:r>
              <w:t xml:space="preserve"> (angle sum of trangle)</w:t>
            </w:r>
          </w:p>
          <w:p w14:paraId="152810CB" w14:textId="77777777" w:rsidR="00023FDB" w:rsidRDefault="00023FDB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a=180-(180-x-y)</m:t>
              </m:r>
            </m:oMath>
            <w:r>
              <w:t xml:space="preserve"> (angles on a straight line)</w:t>
            </w:r>
          </w:p>
          <w:p w14:paraId="3D18F07F" w14:textId="77777777" w:rsidR="00023FDB" w:rsidRPr="00303F6D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a=x+y</m:t>
                </m:r>
              </m:oMath>
            </m:oMathPara>
          </w:p>
        </w:tc>
      </w:tr>
    </w:tbl>
    <w:p w14:paraId="22397DC5" w14:textId="77777777" w:rsidR="00023FDB" w:rsidRPr="008637A1" w:rsidRDefault="00023FDB" w:rsidP="00023FDB"/>
    <w:p w14:paraId="129AC32A" w14:textId="77777777" w:rsidR="00023FDB" w:rsidRPr="008637A1" w:rsidRDefault="00023FDB" w:rsidP="009819DF">
      <w:pPr>
        <w:numPr>
          <w:ilvl w:val="0"/>
          <w:numId w:val="31"/>
        </w:numPr>
      </w:pPr>
      <w:r w:rsidRPr="008637A1">
        <w:t>Determine the value represented by the pronumeral.</w:t>
      </w:r>
      <w:r>
        <w:t xml:space="preserve"> You do not need to show working out.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23FDB" w:rsidRPr="008637A1" w14:paraId="616F0199" w14:textId="77777777" w:rsidTr="00E510CE">
        <w:tc>
          <w:tcPr>
            <w:tcW w:w="5173" w:type="dxa"/>
          </w:tcPr>
          <w:p w14:paraId="563DE402" w14:textId="77777777" w:rsidR="00023FDB" w:rsidRDefault="00023FDB" w:rsidP="009819DF">
            <w:pPr>
              <w:numPr>
                <w:ilvl w:val="0"/>
                <w:numId w:val="27"/>
              </w:numPr>
              <w:spacing w:after="100" w:line="276" w:lineRule="auto"/>
            </w:pPr>
            <w:r>
              <w:t xml:space="preserve"> </w:t>
            </w:r>
          </w:p>
          <w:p w14:paraId="1F60F656" w14:textId="77777777" w:rsidR="00023FDB" w:rsidRDefault="00023FDB" w:rsidP="00E510CE">
            <w:pPr>
              <w:spacing w:after="100" w:line="276" w:lineRule="auto"/>
            </w:pPr>
          </w:p>
          <w:p w14:paraId="65D6F5B1" w14:textId="77777777" w:rsidR="00023FDB" w:rsidRDefault="00023FDB" w:rsidP="00E510CE">
            <w:pPr>
              <w:spacing w:after="100" w:line="276" w:lineRule="auto"/>
            </w:pPr>
          </w:p>
          <w:p w14:paraId="029C66D7" w14:textId="77777777" w:rsidR="00023FDB" w:rsidRDefault="00023FDB" w:rsidP="00E510CE">
            <w:pPr>
              <w:spacing w:after="100" w:line="276" w:lineRule="auto"/>
            </w:pPr>
          </w:p>
          <w:p w14:paraId="4521E9EC" w14:textId="77777777" w:rsidR="00023FDB" w:rsidRDefault="00023FDB" w:rsidP="00E510CE">
            <w:pPr>
              <w:spacing w:after="100" w:line="276" w:lineRule="auto"/>
            </w:pPr>
          </w:p>
          <w:p w14:paraId="4117D5D5" w14:textId="77777777" w:rsidR="00023FDB" w:rsidRDefault="00023FDB" w:rsidP="00E510CE">
            <w:pPr>
              <w:spacing w:after="100" w:line="276" w:lineRule="auto"/>
            </w:pPr>
          </w:p>
          <w:p w14:paraId="4A7327B7" w14:textId="77777777" w:rsidR="00023FDB" w:rsidRPr="00303F6D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x=66°</m:t>
                </m:r>
              </m:oMath>
            </m:oMathPara>
          </w:p>
        </w:tc>
        <w:tc>
          <w:tcPr>
            <w:tcW w:w="5174" w:type="dxa"/>
          </w:tcPr>
          <w:p w14:paraId="3EC7816E" w14:textId="77777777" w:rsidR="00023FDB" w:rsidRPr="008637A1" w:rsidRDefault="00023FDB" w:rsidP="009819DF">
            <w:pPr>
              <w:numPr>
                <w:ilvl w:val="0"/>
                <w:numId w:val="27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76F6E264" wp14:editId="78581ED8">
                  <wp:simplePos x="0" y="0"/>
                  <wp:positionH relativeFrom="column">
                    <wp:posOffset>839470</wp:posOffset>
                  </wp:positionH>
                  <wp:positionV relativeFrom="paragraph">
                    <wp:posOffset>31750</wp:posOffset>
                  </wp:positionV>
                  <wp:extent cx="1852295" cy="1010285"/>
                  <wp:effectExtent l="0" t="0" r="0" b="0"/>
                  <wp:wrapNone/>
                  <wp:docPr id="26" name="Picture 26" descr="A black and white drawing of a triangle with numbers and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drawing of a triangle with numbers and a circle&#10;&#10;Description automatically generated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95" cy="101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67A442DF" wp14:editId="23A64F56">
                  <wp:simplePos x="0" y="0"/>
                  <wp:positionH relativeFrom="column">
                    <wp:posOffset>-2987333</wp:posOffset>
                  </wp:positionH>
                  <wp:positionV relativeFrom="paragraph">
                    <wp:posOffset>107950</wp:posOffset>
                  </wp:positionV>
                  <wp:extent cx="2684780" cy="951230"/>
                  <wp:effectExtent l="0" t="0" r="1270" b="127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r="6441"/>
                          <a:stretch/>
                        </pic:blipFill>
                        <pic:spPr bwMode="auto">
                          <a:xfrm>
                            <a:off x="0" y="0"/>
                            <a:ext cx="2684780" cy="951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6BD2CA9" w14:textId="77777777" w:rsidR="00023FDB" w:rsidRPr="008637A1" w:rsidRDefault="00023FDB" w:rsidP="00E510CE">
            <w:pPr>
              <w:spacing w:after="100" w:line="276" w:lineRule="auto"/>
            </w:pPr>
          </w:p>
          <w:p w14:paraId="2266FEC0" w14:textId="77777777" w:rsidR="00023FDB" w:rsidRPr="008637A1" w:rsidRDefault="00023FDB" w:rsidP="00E510CE">
            <w:pPr>
              <w:spacing w:after="100" w:line="276" w:lineRule="auto"/>
            </w:pPr>
          </w:p>
          <w:p w14:paraId="6447DDCB" w14:textId="77777777" w:rsidR="00023FDB" w:rsidRPr="008637A1" w:rsidRDefault="00023FDB" w:rsidP="00E510CE">
            <w:pPr>
              <w:spacing w:after="100" w:line="276" w:lineRule="auto"/>
            </w:pPr>
          </w:p>
          <w:p w14:paraId="3414B0FA" w14:textId="77777777" w:rsidR="00023FDB" w:rsidRPr="008637A1" w:rsidRDefault="00023FDB" w:rsidP="00E510CE">
            <w:pPr>
              <w:spacing w:after="100" w:line="276" w:lineRule="auto"/>
            </w:pPr>
          </w:p>
          <w:p w14:paraId="18D646CE" w14:textId="77777777" w:rsidR="00023FDB" w:rsidRDefault="00023FDB" w:rsidP="00E510CE">
            <w:pPr>
              <w:spacing w:after="100" w:line="276" w:lineRule="auto"/>
            </w:pPr>
          </w:p>
          <w:p w14:paraId="6F671A76" w14:textId="77777777" w:rsidR="00023FDB" w:rsidRPr="00303F6D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a=33°</m:t>
                </m:r>
              </m:oMath>
            </m:oMathPara>
          </w:p>
        </w:tc>
      </w:tr>
    </w:tbl>
    <w:p w14:paraId="7A9D3799" w14:textId="77777777" w:rsidR="00023FDB" w:rsidRPr="008637A1" w:rsidRDefault="00023FDB" w:rsidP="009819DF">
      <w:pPr>
        <w:numPr>
          <w:ilvl w:val="0"/>
          <w:numId w:val="31"/>
        </w:numPr>
      </w:pPr>
      <w:r w:rsidRPr="008637A1">
        <w:t>Determine the size of the missing angles in each diagram.</w:t>
      </w:r>
      <w:r>
        <w:br/>
        <w:t>You do not need to show working out.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23FDB" w:rsidRPr="008637A1" w14:paraId="0C189114" w14:textId="77777777" w:rsidTr="00E510CE">
        <w:tc>
          <w:tcPr>
            <w:tcW w:w="5173" w:type="dxa"/>
          </w:tcPr>
          <w:p w14:paraId="7C6AF3CC" w14:textId="77777777" w:rsidR="00023FDB" w:rsidRDefault="00023FDB" w:rsidP="009819DF">
            <w:pPr>
              <w:numPr>
                <w:ilvl w:val="0"/>
                <w:numId w:val="29"/>
              </w:numPr>
              <w:spacing w:after="100" w:line="276" w:lineRule="auto"/>
            </w:pPr>
            <w:r>
              <w:t xml:space="preserve"> </w:t>
            </w:r>
          </w:p>
          <w:p w14:paraId="2E17C5D5" w14:textId="77777777" w:rsidR="00023FDB" w:rsidRDefault="00023FDB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3E3E666A" wp14:editId="7AEBD7FB">
                  <wp:simplePos x="0" y="0"/>
                  <wp:positionH relativeFrom="column">
                    <wp:posOffset>24731</wp:posOffset>
                  </wp:positionH>
                  <wp:positionV relativeFrom="paragraph">
                    <wp:posOffset>31448</wp:posOffset>
                  </wp:positionV>
                  <wp:extent cx="3041104" cy="1458538"/>
                  <wp:effectExtent l="0" t="0" r="6985" b="8890"/>
                  <wp:wrapNone/>
                  <wp:docPr id="958526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526586" name="Picture 1"/>
                          <pic:cNvPicPr/>
                        </pic:nvPicPr>
                        <pic:blipFill>
                          <a:blip r:embed="rId5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104" cy="145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44C9B277" wp14:editId="08D069DB">
                  <wp:simplePos x="0" y="0"/>
                  <wp:positionH relativeFrom="column">
                    <wp:posOffset>16550</wp:posOffset>
                  </wp:positionH>
                  <wp:positionV relativeFrom="paragraph">
                    <wp:posOffset>1905</wp:posOffset>
                  </wp:positionV>
                  <wp:extent cx="3041104" cy="1459833"/>
                  <wp:effectExtent l="0" t="0" r="6985" b="7620"/>
                  <wp:wrapNone/>
                  <wp:docPr id="425996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996402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104" cy="1459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0D456F" w14:textId="77777777" w:rsidR="00023FDB" w:rsidRDefault="00023FDB" w:rsidP="00E510CE">
            <w:pPr>
              <w:spacing w:after="100" w:line="276" w:lineRule="auto"/>
            </w:pPr>
          </w:p>
          <w:p w14:paraId="552D90FC" w14:textId="77777777" w:rsidR="00023FDB" w:rsidRDefault="00023FDB" w:rsidP="00E510CE">
            <w:pPr>
              <w:spacing w:after="100" w:line="276" w:lineRule="auto"/>
            </w:pPr>
          </w:p>
          <w:p w14:paraId="501FEF55" w14:textId="77777777" w:rsidR="00023FDB" w:rsidRDefault="00023FDB" w:rsidP="00E510CE">
            <w:pPr>
              <w:spacing w:after="100" w:line="276" w:lineRule="auto"/>
            </w:pPr>
          </w:p>
          <w:p w14:paraId="742D7D45" w14:textId="77777777" w:rsidR="00023FDB" w:rsidRDefault="00023FDB" w:rsidP="00E510CE">
            <w:pPr>
              <w:spacing w:after="100" w:line="276" w:lineRule="auto"/>
            </w:pPr>
          </w:p>
          <w:p w14:paraId="102BC7C4" w14:textId="77777777" w:rsidR="00023FDB" w:rsidRDefault="00023FDB" w:rsidP="00E510CE">
            <w:pPr>
              <w:spacing w:after="100" w:line="276" w:lineRule="auto"/>
            </w:pPr>
          </w:p>
          <w:p w14:paraId="7A9B5BE1" w14:textId="77777777" w:rsidR="00023FDB" w:rsidRPr="008637A1" w:rsidRDefault="00023FDB" w:rsidP="00E510CE">
            <w:pPr>
              <w:pStyle w:val="Answer"/>
            </w:pPr>
          </w:p>
        </w:tc>
        <w:tc>
          <w:tcPr>
            <w:tcW w:w="5174" w:type="dxa"/>
          </w:tcPr>
          <w:p w14:paraId="3520B0FD" w14:textId="77777777" w:rsidR="00023FDB" w:rsidRPr="008637A1" w:rsidRDefault="00023FDB" w:rsidP="009819DF">
            <w:pPr>
              <w:numPr>
                <w:ilvl w:val="0"/>
                <w:numId w:val="29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3E79BC3E" wp14:editId="5F376D83">
                  <wp:simplePos x="0" y="0"/>
                  <wp:positionH relativeFrom="column">
                    <wp:posOffset>-42238</wp:posOffset>
                  </wp:positionH>
                  <wp:positionV relativeFrom="paragraph">
                    <wp:posOffset>266065</wp:posOffset>
                  </wp:positionV>
                  <wp:extent cx="3243580" cy="1494790"/>
                  <wp:effectExtent l="0" t="0" r="0" b="0"/>
                  <wp:wrapNone/>
                  <wp:docPr id="2127013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013462" name="Picture 1"/>
                          <pic:cNvPicPr/>
                        </pic:nvPicPr>
                        <pic:blipFill>
                          <a:blip r:embed="rId5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58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6C71365E" wp14:editId="5A8240A2">
                  <wp:simplePos x="0" y="0"/>
                  <wp:positionH relativeFrom="column">
                    <wp:posOffset>-49174</wp:posOffset>
                  </wp:positionH>
                  <wp:positionV relativeFrom="paragraph">
                    <wp:posOffset>267134</wp:posOffset>
                  </wp:positionV>
                  <wp:extent cx="3243135" cy="1493658"/>
                  <wp:effectExtent l="0" t="0" r="0" b="0"/>
                  <wp:wrapNone/>
                  <wp:docPr id="1945434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434404" name="Picture 1"/>
                          <pic:cNvPicPr/>
                        </pic:nvPicPr>
                        <pic:blipFill>
                          <a:blip r:embed="rId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42" cy="149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232A344" w14:textId="77777777" w:rsidR="00023FDB" w:rsidRPr="008637A1" w:rsidRDefault="00023FDB" w:rsidP="00E510CE">
            <w:pPr>
              <w:spacing w:after="100" w:line="276" w:lineRule="auto"/>
            </w:pPr>
          </w:p>
          <w:p w14:paraId="2BAE3AE0" w14:textId="77777777" w:rsidR="00023FDB" w:rsidRPr="008637A1" w:rsidRDefault="00023FDB" w:rsidP="00E510CE">
            <w:pPr>
              <w:spacing w:after="100" w:line="276" w:lineRule="auto"/>
            </w:pPr>
          </w:p>
          <w:p w14:paraId="56156EAD" w14:textId="77777777" w:rsidR="00023FDB" w:rsidRPr="008637A1" w:rsidRDefault="00023FDB" w:rsidP="00E510CE">
            <w:pPr>
              <w:spacing w:after="100" w:line="276" w:lineRule="auto"/>
            </w:pPr>
          </w:p>
          <w:p w14:paraId="0F43D1BF" w14:textId="77777777" w:rsidR="00023FDB" w:rsidRDefault="00023FDB" w:rsidP="00E510CE">
            <w:pPr>
              <w:spacing w:after="100" w:line="276" w:lineRule="auto"/>
            </w:pPr>
          </w:p>
          <w:p w14:paraId="37D23945" w14:textId="77777777" w:rsidR="00023FDB" w:rsidRPr="008637A1" w:rsidRDefault="00023FDB" w:rsidP="00E510CE">
            <w:pPr>
              <w:spacing w:after="100" w:line="276" w:lineRule="auto"/>
            </w:pPr>
          </w:p>
          <w:p w14:paraId="16EBDE57" w14:textId="77777777" w:rsidR="00023FDB" w:rsidRPr="008637A1" w:rsidRDefault="00023FDB" w:rsidP="00E510CE">
            <w:pPr>
              <w:spacing w:after="100" w:line="276" w:lineRule="auto"/>
            </w:pPr>
          </w:p>
          <w:p w14:paraId="71BD7403" w14:textId="77777777" w:rsidR="00023FDB" w:rsidRPr="008637A1" w:rsidRDefault="00023FDB" w:rsidP="00E510CE">
            <w:pPr>
              <w:pStyle w:val="Answer"/>
            </w:pPr>
          </w:p>
        </w:tc>
      </w:tr>
      <w:tr w:rsidR="00023FDB" w:rsidRPr="008637A1" w14:paraId="3364DAB9" w14:textId="77777777" w:rsidTr="00E510CE">
        <w:tc>
          <w:tcPr>
            <w:tcW w:w="5173" w:type="dxa"/>
          </w:tcPr>
          <w:p w14:paraId="258254A7" w14:textId="77777777" w:rsidR="00023FDB" w:rsidRDefault="00023FDB" w:rsidP="009819DF">
            <w:pPr>
              <w:numPr>
                <w:ilvl w:val="0"/>
                <w:numId w:val="29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7D5E2DC8" wp14:editId="3167144B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254000</wp:posOffset>
                  </wp:positionV>
                  <wp:extent cx="2949575" cy="1436370"/>
                  <wp:effectExtent l="0" t="0" r="3175" b="0"/>
                  <wp:wrapNone/>
                  <wp:docPr id="401819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819006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F660D7" w14:textId="77777777" w:rsidR="00023FDB" w:rsidRDefault="00023FDB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6581C2B2" wp14:editId="3E171B67">
                  <wp:simplePos x="0" y="0"/>
                  <wp:positionH relativeFrom="column">
                    <wp:posOffset>115969</wp:posOffset>
                  </wp:positionH>
                  <wp:positionV relativeFrom="paragraph">
                    <wp:posOffset>51849</wp:posOffset>
                  </wp:positionV>
                  <wp:extent cx="2949575" cy="1435100"/>
                  <wp:effectExtent l="0" t="0" r="3175" b="0"/>
                  <wp:wrapNone/>
                  <wp:docPr id="736852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852923" name="Picture 1"/>
                          <pic:cNvPicPr/>
                        </pic:nvPicPr>
                        <pic:blipFill>
                          <a:blip r:embed="rId6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DC73C" w14:textId="77777777" w:rsidR="00023FDB" w:rsidRDefault="00023FDB" w:rsidP="00E510CE">
            <w:pPr>
              <w:spacing w:after="100" w:line="276" w:lineRule="auto"/>
            </w:pPr>
          </w:p>
          <w:p w14:paraId="56012C4D" w14:textId="77777777" w:rsidR="00023FDB" w:rsidRDefault="00023FDB" w:rsidP="00E510CE">
            <w:pPr>
              <w:spacing w:after="100" w:line="276" w:lineRule="auto"/>
            </w:pPr>
          </w:p>
          <w:p w14:paraId="060D6835" w14:textId="77777777" w:rsidR="00023FDB" w:rsidRDefault="00023FDB" w:rsidP="00E510CE">
            <w:pPr>
              <w:spacing w:after="100" w:line="276" w:lineRule="auto"/>
            </w:pPr>
          </w:p>
          <w:p w14:paraId="4B6371C0" w14:textId="77777777" w:rsidR="00023FDB" w:rsidRDefault="00023FDB" w:rsidP="00E510CE">
            <w:pPr>
              <w:spacing w:after="100" w:line="276" w:lineRule="auto"/>
            </w:pPr>
          </w:p>
          <w:p w14:paraId="410FAAF1" w14:textId="77777777" w:rsidR="00023FDB" w:rsidRDefault="00023FDB" w:rsidP="00E510CE">
            <w:pPr>
              <w:spacing w:after="100" w:line="276" w:lineRule="auto"/>
            </w:pPr>
          </w:p>
          <w:p w14:paraId="111DB160" w14:textId="77777777" w:rsidR="00023FDB" w:rsidRPr="008637A1" w:rsidRDefault="00023FDB" w:rsidP="00E510CE">
            <w:pPr>
              <w:pStyle w:val="Answer"/>
            </w:pPr>
          </w:p>
        </w:tc>
        <w:tc>
          <w:tcPr>
            <w:tcW w:w="5174" w:type="dxa"/>
          </w:tcPr>
          <w:p w14:paraId="3B2A70D7" w14:textId="77777777" w:rsidR="00023FDB" w:rsidRPr="008637A1" w:rsidRDefault="00023FDB" w:rsidP="009819DF">
            <w:pPr>
              <w:numPr>
                <w:ilvl w:val="0"/>
                <w:numId w:val="29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1783181C" wp14:editId="1B40ADE9">
                  <wp:simplePos x="0" y="0"/>
                  <wp:positionH relativeFrom="column">
                    <wp:posOffset>207591</wp:posOffset>
                  </wp:positionH>
                  <wp:positionV relativeFrom="paragraph">
                    <wp:posOffset>67951</wp:posOffset>
                  </wp:positionV>
                  <wp:extent cx="1901997" cy="2193069"/>
                  <wp:effectExtent l="0" t="0" r="3175" b="0"/>
                  <wp:wrapNone/>
                  <wp:docPr id="578412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412370" name="Picture 1"/>
                          <pic:cNvPicPr/>
                        </pic:nvPicPr>
                        <pic:blipFill>
                          <a:blip r:embed="rId6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97" cy="219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1B5C7EEA" wp14:editId="40CA713D">
                  <wp:simplePos x="0" y="0"/>
                  <wp:positionH relativeFrom="column">
                    <wp:posOffset>207355</wp:posOffset>
                  </wp:positionH>
                  <wp:positionV relativeFrom="paragraph">
                    <wp:posOffset>43433</wp:posOffset>
                  </wp:positionV>
                  <wp:extent cx="1899138" cy="2189102"/>
                  <wp:effectExtent l="0" t="0" r="6350" b="1905"/>
                  <wp:wrapNone/>
                  <wp:docPr id="426741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741443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580" cy="219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637AE16" w14:textId="77777777" w:rsidR="00023FDB" w:rsidRPr="008637A1" w:rsidRDefault="00023FDB" w:rsidP="00E510CE">
            <w:pPr>
              <w:spacing w:after="100" w:line="276" w:lineRule="auto"/>
            </w:pPr>
          </w:p>
          <w:p w14:paraId="011E74DD" w14:textId="77777777" w:rsidR="00023FDB" w:rsidRPr="008637A1" w:rsidRDefault="00023FDB" w:rsidP="00E510CE">
            <w:pPr>
              <w:spacing w:after="100" w:line="276" w:lineRule="auto"/>
            </w:pPr>
          </w:p>
          <w:p w14:paraId="0875E0DC" w14:textId="77777777" w:rsidR="00023FDB" w:rsidRPr="008637A1" w:rsidRDefault="00023FDB" w:rsidP="00E510CE">
            <w:pPr>
              <w:spacing w:after="100" w:line="276" w:lineRule="auto"/>
            </w:pPr>
          </w:p>
          <w:p w14:paraId="2D400F99" w14:textId="77777777" w:rsidR="00023FDB" w:rsidRDefault="00023FDB" w:rsidP="00E510CE">
            <w:pPr>
              <w:spacing w:after="100" w:line="276" w:lineRule="auto"/>
            </w:pPr>
          </w:p>
          <w:p w14:paraId="0DA31DFD" w14:textId="77777777" w:rsidR="00023FDB" w:rsidRPr="008637A1" w:rsidRDefault="00023FDB" w:rsidP="00E510CE">
            <w:pPr>
              <w:spacing w:after="100" w:line="276" w:lineRule="auto"/>
            </w:pPr>
          </w:p>
          <w:p w14:paraId="45C233FC" w14:textId="77777777" w:rsidR="00023FDB" w:rsidRDefault="00023FDB" w:rsidP="00E510CE">
            <w:pPr>
              <w:spacing w:after="100" w:line="276" w:lineRule="auto"/>
            </w:pPr>
          </w:p>
          <w:p w14:paraId="46512E2A" w14:textId="77777777" w:rsidR="00023FDB" w:rsidRPr="008637A1" w:rsidRDefault="00023FDB" w:rsidP="00E510CE">
            <w:pPr>
              <w:pStyle w:val="Answer"/>
            </w:pPr>
          </w:p>
        </w:tc>
      </w:tr>
    </w:tbl>
    <w:p w14:paraId="3F27C067" w14:textId="77777777" w:rsidR="00023FDB" w:rsidRDefault="00023FDB" w:rsidP="00023FDB"/>
    <w:p w14:paraId="730CF70C" w14:textId="77777777" w:rsidR="00023FDB" w:rsidRPr="008637A1" w:rsidRDefault="00023FDB" w:rsidP="009819DF">
      <w:pPr>
        <w:numPr>
          <w:ilvl w:val="0"/>
          <w:numId w:val="31"/>
        </w:numPr>
      </w:pPr>
      <w:r w:rsidRPr="008637A1">
        <w:lastRenderedPageBreak/>
        <w:t>Decide whether the triangles shown are isosceles.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23FDB" w:rsidRPr="008637A1" w14:paraId="6E7CBBC8" w14:textId="77777777" w:rsidTr="00E510CE">
        <w:tc>
          <w:tcPr>
            <w:tcW w:w="5173" w:type="dxa"/>
          </w:tcPr>
          <w:p w14:paraId="536E7A13" w14:textId="77777777" w:rsidR="00023FDB" w:rsidRPr="008637A1" w:rsidRDefault="00023FDB" w:rsidP="009819DF">
            <w:pPr>
              <w:numPr>
                <w:ilvl w:val="0"/>
                <w:numId w:val="28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5D1BFBD7" wp14:editId="15995C4C">
                  <wp:simplePos x="0" y="0"/>
                  <wp:positionH relativeFrom="column">
                    <wp:posOffset>237036</wp:posOffset>
                  </wp:positionH>
                  <wp:positionV relativeFrom="paragraph">
                    <wp:posOffset>48986</wp:posOffset>
                  </wp:positionV>
                  <wp:extent cx="1066800" cy="1454012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 rotWithShape="1"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2" t="8776" b="1580"/>
                          <a:stretch/>
                        </pic:blipFill>
                        <pic:spPr bwMode="auto">
                          <a:xfrm>
                            <a:off x="0" y="0"/>
                            <a:ext cx="1068492" cy="1456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04E0856" w14:textId="77777777" w:rsidR="00023FDB" w:rsidRPr="008637A1" w:rsidRDefault="00023FDB" w:rsidP="00E510CE">
            <w:pPr>
              <w:spacing w:after="100" w:line="276" w:lineRule="auto"/>
            </w:pPr>
          </w:p>
          <w:p w14:paraId="5CA2B87C" w14:textId="77777777" w:rsidR="00023FDB" w:rsidRPr="008637A1" w:rsidRDefault="00023FDB" w:rsidP="00E510CE">
            <w:pPr>
              <w:spacing w:after="100" w:line="276" w:lineRule="auto"/>
            </w:pPr>
          </w:p>
          <w:p w14:paraId="698C66CE" w14:textId="77777777" w:rsidR="00023FDB" w:rsidRPr="008637A1" w:rsidRDefault="00023FDB" w:rsidP="00E510CE">
            <w:pPr>
              <w:spacing w:after="100" w:line="276" w:lineRule="auto"/>
            </w:pPr>
          </w:p>
          <w:p w14:paraId="4A50CD0B" w14:textId="77777777" w:rsidR="00023FDB" w:rsidRDefault="00023FDB" w:rsidP="00E510CE">
            <w:pPr>
              <w:spacing w:after="100" w:line="276" w:lineRule="auto"/>
            </w:pPr>
          </w:p>
          <w:p w14:paraId="18D70188" w14:textId="77777777" w:rsidR="00023FDB" w:rsidRPr="008637A1" w:rsidRDefault="00023FDB" w:rsidP="00E510CE">
            <w:pPr>
              <w:pStyle w:val="Answer"/>
            </w:pPr>
            <w:r>
              <w:t>yes</w:t>
            </w:r>
          </w:p>
        </w:tc>
        <w:tc>
          <w:tcPr>
            <w:tcW w:w="5174" w:type="dxa"/>
          </w:tcPr>
          <w:p w14:paraId="0B626C6A" w14:textId="77777777" w:rsidR="00023FDB" w:rsidRDefault="00023FDB" w:rsidP="009819DF">
            <w:pPr>
              <w:numPr>
                <w:ilvl w:val="0"/>
                <w:numId w:val="28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37768662" wp14:editId="590E2EF9">
                  <wp:simplePos x="0" y="0"/>
                  <wp:positionH relativeFrom="column">
                    <wp:posOffset>174353</wp:posOffset>
                  </wp:positionH>
                  <wp:positionV relativeFrom="paragraph">
                    <wp:posOffset>46954</wp:posOffset>
                  </wp:positionV>
                  <wp:extent cx="1494555" cy="1434773"/>
                  <wp:effectExtent l="0" t="0" r="0" b="0"/>
                  <wp:wrapNone/>
                  <wp:docPr id="999646014" name="Picture 999646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46014" name="Picture 999646014"/>
                          <pic:cNvPicPr/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9" t="8655" r="12130" b="10535"/>
                          <a:stretch/>
                        </pic:blipFill>
                        <pic:spPr bwMode="auto">
                          <a:xfrm>
                            <a:off x="0" y="0"/>
                            <a:ext cx="1503340" cy="144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E5E637" w14:textId="77777777" w:rsidR="00023FDB" w:rsidRDefault="00023FDB" w:rsidP="00E510CE">
            <w:pPr>
              <w:spacing w:after="100" w:line="276" w:lineRule="auto"/>
            </w:pPr>
          </w:p>
          <w:p w14:paraId="63BD9F4D" w14:textId="77777777" w:rsidR="00023FDB" w:rsidRDefault="00023FDB" w:rsidP="00E510CE">
            <w:pPr>
              <w:spacing w:after="100" w:line="276" w:lineRule="auto"/>
            </w:pPr>
          </w:p>
          <w:p w14:paraId="7C952635" w14:textId="77777777" w:rsidR="00023FDB" w:rsidRDefault="00023FDB" w:rsidP="00E510CE">
            <w:pPr>
              <w:spacing w:after="100" w:line="276" w:lineRule="auto"/>
            </w:pPr>
          </w:p>
          <w:p w14:paraId="00E7CC46" w14:textId="77777777" w:rsidR="00023FDB" w:rsidRDefault="00023FDB" w:rsidP="00E510CE">
            <w:pPr>
              <w:spacing w:after="100" w:line="276" w:lineRule="auto"/>
            </w:pPr>
          </w:p>
          <w:p w14:paraId="57944736" w14:textId="77777777" w:rsidR="00023FDB" w:rsidRPr="008637A1" w:rsidRDefault="00023FDB" w:rsidP="00E510CE">
            <w:pPr>
              <w:pStyle w:val="Answer"/>
            </w:pPr>
            <w:r>
              <w:t>yes</w:t>
            </w:r>
          </w:p>
        </w:tc>
      </w:tr>
    </w:tbl>
    <w:p w14:paraId="423CD2CE" w14:textId="77777777" w:rsidR="00023FDB" w:rsidRDefault="00023FDB" w:rsidP="009819DF">
      <w:pPr>
        <w:pStyle w:val="ListParagraph"/>
        <w:numPr>
          <w:ilvl w:val="0"/>
          <w:numId w:val="31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23FDB" w:rsidRPr="00D8755F" w14:paraId="1F537946" w14:textId="77777777" w:rsidTr="00E510CE">
        <w:tc>
          <w:tcPr>
            <w:tcW w:w="5173" w:type="dxa"/>
          </w:tcPr>
          <w:p w14:paraId="326FF916" w14:textId="77777777" w:rsidR="00023FDB" w:rsidRDefault="00023FDB" w:rsidP="00023FDB">
            <w:pPr>
              <w:numPr>
                <w:ilvl w:val="0"/>
                <w:numId w:val="1"/>
              </w:numPr>
              <w:spacing w:after="100" w:line="276" w:lineRule="auto"/>
            </w:pPr>
            <w:r w:rsidRPr="00156C7B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102CEA57" wp14:editId="2626C3F4">
                  <wp:simplePos x="0" y="0"/>
                  <wp:positionH relativeFrom="column">
                    <wp:posOffset>467749</wp:posOffset>
                  </wp:positionH>
                  <wp:positionV relativeFrom="paragraph">
                    <wp:posOffset>316410</wp:posOffset>
                  </wp:positionV>
                  <wp:extent cx="2108579" cy="1110275"/>
                  <wp:effectExtent l="0" t="0" r="6350" b="0"/>
                  <wp:wrapNone/>
                  <wp:docPr id="2000955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5537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579" cy="111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size of the shaded angle. </w:t>
            </w:r>
          </w:p>
          <w:p w14:paraId="0CB38914" w14:textId="77777777" w:rsidR="00023FDB" w:rsidRDefault="00023FDB" w:rsidP="00E510CE">
            <w:pPr>
              <w:spacing w:after="100" w:line="276" w:lineRule="auto"/>
            </w:pPr>
          </w:p>
          <w:p w14:paraId="5E9E6DB3" w14:textId="77777777" w:rsidR="00023FDB" w:rsidRDefault="00023FDB" w:rsidP="00E510CE">
            <w:pPr>
              <w:spacing w:after="100" w:line="276" w:lineRule="auto"/>
            </w:pPr>
          </w:p>
          <w:p w14:paraId="7EE35705" w14:textId="77777777" w:rsidR="00023FDB" w:rsidRDefault="00023FDB" w:rsidP="00E510CE">
            <w:pPr>
              <w:spacing w:after="100" w:line="276" w:lineRule="auto"/>
            </w:pPr>
          </w:p>
          <w:p w14:paraId="728E69B4" w14:textId="77777777" w:rsidR="00023FDB" w:rsidRDefault="00023FDB" w:rsidP="00E510CE">
            <w:pPr>
              <w:spacing w:after="100" w:line="276" w:lineRule="auto"/>
            </w:pPr>
          </w:p>
          <w:p w14:paraId="5C7A0737" w14:textId="77777777" w:rsidR="00023FDB" w:rsidRDefault="00023FDB" w:rsidP="00E510CE">
            <w:pPr>
              <w:spacing w:after="100" w:line="276" w:lineRule="auto"/>
            </w:pPr>
          </w:p>
          <w:p w14:paraId="5073A751" w14:textId="77777777" w:rsidR="00023FDB" w:rsidRPr="00D8755F" w:rsidRDefault="00023FDB" w:rsidP="00E510CE">
            <w:pPr>
              <w:pStyle w:val="Answer"/>
            </w:pPr>
            <w:r>
              <w:t xml:space="preserve">110° </w:t>
            </w:r>
          </w:p>
        </w:tc>
        <w:tc>
          <w:tcPr>
            <w:tcW w:w="5174" w:type="dxa"/>
          </w:tcPr>
          <w:p w14:paraId="7FE69C33" w14:textId="77777777" w:rsidR="00023FDB" w:rsidRDefault="00023FDB" w:rsidP="00023FDB">
            <w:pPr>
              <w:numPr>
                <w:ilvl w:val="0"/>
                <w:numId w:val="1"/>
              </w:numPr>
              <w:spacing w:after="100" w:line="276" w:lineRule="auto"/>
            </w:pPr>
            <w:r>
              <w:t xml:space="preserve">Find the size of angle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4D033F32" w14:textId="77777777" w:rsidR="00023FDB" w:rsidRDefault="00023FDB" w:rsidP="00E510CE">
            <w:pPr>
              <w:spacing w:after="100" w:line="276" w:lineRule="auto"/>
            </w:pPr>
            <w:r w:rsidRPr="00156C7B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383831E5" wp14:editId="5EDEF841">
                  <wp:simplePos x="0" y="0"/>
                  <wp:positionH relativeFrom="column">
                    <wp:posOffset>342805</wp:posOffset>
                  </wp:positionH>
                  <wp:positionV relativeFrom="paragraph">
                    <wp:posOffset>129025</wp:posOffset>
                  </wp:positionV>
                  <wp:extent cx="2445035" cy="1028093"/>
                  <wp:effectExtent l="0" t="0" r="0" b="635"/>
                  <wp:wrapNone/>
                  <wp:docPr id="479746094" name="Picture 479746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746094" name="Picture 479746094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035" cy="1028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9C45F2" w14:textId="77777777" w:rsidR="00023FDB" w:rsidRDefault="00023FDB" w:rsidP="00E510CE">
            <w:pPr>
              <w:spacing w:after="100" w:line="276" w:lineRule="auto"/>
            </w:pPr>
          </w:p>
          <w:p w14:paraId="56341427" w14:textId="77777777" w:rsidR="00023FDB" w:rsidRDefault="00023FDB" w:rsidP="00E510CE">
            <w:pPr>
              <w:spacing w:after="100" w:line="276" w:lineRule="auto"/>
            </w:pPr>
          </w:p>
          <w:p w14:paraId="26F601B3" w14:textId="77777777" w:rsidR="00023FDB" w:rsidRDefault="00023FDB" w:rsidP="00E510CE">
            <w:pPr>
              <w:spacing w:after="100" w:line="276" w:lineRule="auto"/>
            </w:pPr>
          </w:p>
          <w:p w14:paraId="46ABE839" w14:textId="77777777" w:rsidR="00023FDB" w:rsidRDefault="00023FDB" w:rsidP="00E510CE">
            <w:pPr>
              <w:spacing w:after="100" w:line="276" w:lineRule="auto"/>
            </w:pPr>
          </w:p>
          <w:p w14:paraId="4BF8B563" w14:textId="77777777" w:rsidR="00023FDB" w:rsidRPr="00D8755F" w:rsidRDefault="00023FDB" w:rsidP="00E510CE">
            <w:pPr>
              <w:pStyle w:val="Answer"/>
            </w:pPr>
            <w:r>
              <w:t xml:space="preserve">61° </w:t>
            </w:r>
          </w:p>
        </w:tc>
      </w:tr>
      <w:tr w:rsidR="00023FDB" w:rsidRPr="00D8755F" w14:paraId="16821F07" w14:textId="77777777" w:rsidTr="00E510CE">
        <w:tc>
          <w:tcPr>
            <w:tcW w:w="5173" w:type="dxa"/>
          </w:tcPr>
          <w:p w14:paraId="606031E4" w14:textId="77777777" w:rsidR="00023FDB" w:rsidRDefault="00023FDB" w:rsidP="00023FDB">
            <w:pPr>
              <w:numPr>
                <w:ilvl w:val="0"/>
                <w:numId w:val="1"/>
              </w:numPr>
              <w:spacing w:after="100" w:line="276" w:lineRule="auto"/>
            </w:pPr>
            <w:r w:rsidRPr="00156C7B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2AE6BC31" wp14:editId="70CE70D3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219710</wp:posOffset>
                  </wp:positionV>
                  <wp:extent cx="2371725" cy="1028065"/>
                  <wp:effectExtent l="0" t="0" r="9525" b="635"/>
                  <wp:wrapNone/>
                  <wp:docPr id="303108536" name="Picture 303108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108536" name="Picture 303108536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size of angle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. </w:t>
            </w:r>
          </w:p>
          <w:p w14:paraId="6566F242" w14:textId="77777777" w:rsidR="00023FDB" w:rsidRDefault="00023FDB" w:rsidP="00E510CE">
            <w:pPr>
              <w:spacing w:after="100" w:line="276" w:lineRule="auto"/>
            </w:pPr>
          </w:p>
          <w:p w14:paraId="3968C689" w14:textId="77777777" w:rsidR="00023FDB" w:rsidRDefault="00023FDB" w:rsidP="00E510CE">
            <w:pPr>
              <w:spacing w:after="100" w:line="276" w:lineRule="auto"/>
            </w:pPr>
          </w:p>
          <w:p w14:paraId="03955994" w14:textId="77777777" w:rsidR="00023FDB" w:rsidRDefault="00023FDB" w:rsidP="00E510CE">
            <w:pPr>
              <w:spacing w:after="100" w:line="276" w:lineRule="auto"/>
            </w:pPr>
          </w:p>
          <w:p w14:paraId="139A3425" w14:textId="77777777" w:rsidR="00023FDB" w:rsidRDefault="00023FDB" w:rsidP="00E510CE">
            <w:pPr>
              <w:spacing w:after="100" w:line="276" w:lineRule="auto"/>
            </w:pPr>
          </w:p>
          <w:p w14:paraId="1DCF3DD2" w14:textId="77777777" w:rsidR="00023FDB" w:rsidRPr="00D8755F" w:rsidRDefault="00023FDB" w:rsidP="00E510CE">
            <w:pPr>
              <w:pStyle w:val="Answer"/>
            </w:pPr>
            <w:r>
              <w:t xml:space="preserve">55° </w:t>
            </w:r>
          </w:p>
        </w:tc>
        <w:tc>
          <w:tcPr>
            <w:tcW w:w="5174" w:type="dxa"/>
          </w:tcPr>
          <w:p w14:paraId="3283549E" w14:textId="77777777" w:rsidR="00023FDB" w:rsidRDefault="00023FDB" w:rsidP="00023FDB">
            <w:pPr>
              <w:numPr>
                <w:ilvl w:val="0"/>
                <w:numId w:val="1"/>
              </w:numPr>
              <w:spacing w:after="100" w:line="276" w:lineRule="auto"/>
            </w:pPr>
            <w:r w:rsidRPr="00296288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ACB445E" wp14:editId="230A8B6A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204470</wp:posOffset>
                  </wp:positionV>
                  <wp:extent cx="1852295" cy="1207770"/>
                  <wp:effectExtent l="0" t="0" r="0" b="0"/>
                  <wp:wrapNone/>
                  <wp:docPr id="455086992" name="Picture 455086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1649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9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size of angle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7351F521" w14:textId="77777777" w:rsidR="00023FDB" w:rsidRDefault="00023FDB" w:rsidP="00E510CE">
            <w:pPr>
              <w:spacing w:after="100" w:line="276" w:lineRule="auto"/>
            </w:pPr>
          </w:p>
          <w:p w14:paraId="2A35FAFC" w14:textId="77777777" w:rsidR="00023FDB" w:rsidRDefault="00023FDB" w:rsidP="00E510CE">
            <w:pPr>
              <w:spacing w:after="100" w:line="276" w:lineRule="auto"/>
            </w:pPr>
          </w:p>
          <w:p w14:paraId="73EA6318" w14:textId="77777777" w:rsidR="00023FDB" w:rsidRDefault="00023FDB" w:rsidP="00E510CE">
            <w:pPr>
              <w:spacing w:after="100" w:line="276" w:lineRule="auto"/>
            </w:pPr>
          </w:p>
          <w:p w14:paraId="01E88FDA" w14:textId="77777777" w:rsidR="00023FDB" w:rsidRDefault="00023FDB" w:rsidP="00E510CE">
            <w:pPr>
              <w:spacing w:after="100" w:line="276" w:lineRule="auto"/>
            </w:pPr>
          </w:p>
          <w:p w14:paraId="51E342AF" w14:textId="77777777" w:rsidR="00023FDB" w:rsidRPr="00D8755F" w:rsidRDefault="00023FDB" w:rsidP="00E510CE">
            <w:pPr>
              <w:pStyle w:val="Answer"/>
            </w:pPr>
            <w:r>
              <w:t xml:space="preserve">286° </w:t>
            </w:r>
          </w:p>
        </w:tc>
      </w:tr>
      <w:tr w:rsidR="00023FDB" w:rsidRPr="00D8755F" w14:paraId="3080B484" w14:textId="77777777" w:rsidTr="00E510CE">
        <w:tc>
          <w:tcPr>
            <w:tcW w:w="5173" w:type="dxa"/>
          </w:tcPr>
          <w:p w14:paraId="18ED05CB" w14:textId="77777777" w:rsidR="00023FDB" w:rsidRDefault="00023FDB" w:rsidP="00023FDB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66931D00" wp14:editId="34CC6B62">
                  <wp:simplePos x="0" y="0"/>
                  <wp:positionH relativeFrom="column">
                    <wp:posOffset>723601</wp:posOffset>
                  </wp:positionH>
                  <wp:positionV relativeFrom="paragraph">
                    <wp:posOffset>437515</wp:posOffset>
                  </wp:positionV>
                  <wp:extent cx="1826260" cy="1981835"/>
                  <wp:effectExtent l="0" t="0" r="2540" b="0"/>
                  <wp:wrapNone/>
                  <wp:docPr id="1818850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850815" name="Picture 1"/>
                          <pic:cNvPicPr/>
                        </pic:nvPicPr>
                        <pic:blipFill>
                          <a:blip r:embed="rId6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260" cy="198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21405509" wp14:editId="3C0B0A38">
                  <wp:simplePos x="0" y="0"/>
                  <wp:positionH relativeFrom="column">
                    <wp:posOffset>707522</wp:posOffset>
                  </wp:positionH>
                  <wp:positionV relativeFrom="paragraph">
                    <wp:posOffset>438070</wp:posOffset>
                  </wp:positionV>
                  <wp:extent cx="1823122" cy="1978282"/>
                  <wp:effectExtent l="0" t="0" r="5715" b="3175"/>
                  <wp:wrapNone/>
                  <wp:docPr id="1369612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1200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122" cy="197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This is</w:t>
            </w:r>
            <w:r w:rsidRPr="008637A1">
              <w:t xml:space="preserve"> a pair of overlapping equilateral triangles. Find every angle.</w:t>
            </w:r>
            <w:r>
              <w:t xml:space="preserve"> </w:t>
            </w:r>
          </w:p>
          <w:p w14:paraId="580403B4" w14:textId="77777777" w:rsidR="00023FDB" w:rsidRDefault="00023FDB" w:rsidP="00E510CE">
            <w:pPr>
              <w:spacing w:after="100" w:line="276" w:lineRule="auto"/>
            </w:pPr>
          </w:p>
          <w:p w14:paraId="2D0EEAC1" w14:textId="77777777" w:rsidR="00023FDB" w:rsidRDefault="00023FDB" w:rsidP="00E510CE">
            <w:pPr>
              <w:spacing w:after="100" w:line="276" w:lineRule="auto"/>
            </w:pPr>
          </w:p>
          <w:p w14:paraId="3050CA34" w14:textId="77777777" w:rsidR="00023FDB" w:rsidRDefault="00023FDB" w:rsidP="00E510CE">
            <w:pPr>
              <w:spacing w:after="100" w:line="276" w:lineRule="auto"/>
            </w:pPr>
          </w:p>
          <w:p w14:paraId="2669E96F" w14:textId="77777777" w:rsidR="00023FDB" w:rsidRDefault="00023FDB" w:rsidP="00E510CE">
            <w:pPr>
              <w:spacing w:after="100" w:line="276" w:lineRule="auto"/>
            </w:pPr>
          </w:p>
          <w:p w14:paraId="482D182C" w14:textId="77777777" w:rsidR="00023FDB" w:rsidRDefault="00023FDB" w:rsidP="00E510CE">
            <w:pPr>
              <w:spacing w:after="100" w:line="276" w:lineRule="auto"/>
            </w:pPr>
          </w:p>
          <w:p w14:paraId="05052974" w14:textId="77777777" w:rsidR="00023FDB" w:rsidRDefault="00023FDB" w:rsidP="00E510CE">
            <w:pPr>
              <w:spacing w:after="100" w:line="276" w:lineRule="auto"/>
            </w:pPr>
          </w:p>
          <w:p w14:paraId="3213F5F9" w14:textId="77777777" w:rsidR="00023FDB" w:rsidRDefault="00023FDB" w:rsidP="00E510CE">
            <w:pPr>
              <w:spacing w:after="100" w:line="276" w:lineRule="auto"/>
            </w:pPr>
          </w:p>
          <w:p w14:paraId="42D01917" w14:textId="77777777" w:rsidR="00023FDB" w:rsidRPr="00D8755F" w:rsidRDefault="00023FDB" w:rsidP="00E510CE">
            <w:pPr>
              <w:pStyle w:val="Answer"/>
            </w:pPr>
          </w:p>
        </w:tc>
        <w:tc>
          <w:tcPr>
            <w:tcW w:w="5174" w:type="dxa"/>
          </w:tcPr>
          <w:p w14:paraId="445F53B5" w14:textId="77777777" w:rsidR="00023FDB" w:rsidRDefault="00023FDB" w:rsidP="00023FDB">
            <w:pPr>
              <w:numPr>
                <w:ilvl w:val="0"/>
                <w:numId w:val="1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0E93D8EB" wp14:editId="58F5694A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423545</wp:posOffset>
                  </wp:positionV>
                  <wp:extent cx="2438400" cy="1710928"/>
                  <wp:effectExtent l="0" t="0" r="0" b="3810"/>
                  <wp:wrapNone/>
                  <wp:docPr id="1000658896" name="Picture 1000658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71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The </w:t>
            </w:r>
            <w:r>
              <w:t xml:space="preserve">is </w:t>
            </w:r>
            <w:r w:rsidRPr="008637A1">
              <w:t xml:space="preserve">a pair of isosceles triangles. </w:t>
            </w:r>
            <w:r>
              <w:br/>
            </w:r>
            <w:r w:rsidRPr="008637A1">
              <w:t xml:space="preserve">Work out the size of angle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181B241E" w14:textId="77777777" w:rsidR="00023FDB" w:rsidRDefault="00023FDB" w:rsidP="00E510CE">
            <w:pPr>
              <w:spacing w:after="100" w:line="276" w:lineRule="auto"/>
            </w:pPr>
          </w:p>
          <w:p w14:paraId="644552CF" w14:textId="77777777" w:rsidR="00023FDB" w:rsidRDefault="00023FDB" w:rsidP="00E510CE">
            <w:pPr>
              <w:spacing w:after="100" w:line="276" w:lineRule="auto"/>
            </w:pPr>
          </w:p>
          <w:p w14:paraId="5286CD14" w14:textId="77777777" w:rsidR="00023FDB" w:rsidRDefault="00023FDB" w:rsidP="00E510CE">
            <w:pPr>
              <w:spacing w:after="100" w:line="276" w:lineRule="auto"/>
            </w:pPr>
          </w:p>
          <w:p w14:paraId="1876581A" w14:textId="77777777" w:rsidR="00023FDB" w:rsidRDefault="00023FDB" w:rsidP="00E510CE">
            <w:pPr>
              <w:spacing w:after="100" w:line="276" w:lineRule="auto"/>
            </w:pPr>
          </w:p>
          <w:p w14:paraId="0F1E9D23" w14:textId="77777777" w:rsidR="00023FDB" w:rsidRDefault="00023FDB" w:rsidP="00E510CE">
            <w:pPr>
              <w:spacing w:after="100" w:line="276" w:lineRule="auto"/>
            </w:pPr>
          </w:p>
          <w:p w14:paraId="247F0A54" w14:textId="77777777" w:rsidR="00023FDB" w:rsidRDefault="00023FDB" w:rsidP="00E510CE">
            <w:pPr>
              <w:spacing w:after="100" w:line="276" w:lineRule="auto"/>
            </w:pPr>
          </w:p>
          <w:p w14:paraId="38BBFE59" w14:textId="77777777" w:rsidR="00023FDB" w:rsidRDefault="00023FDB" w:rsidP="00E510CE">
            <w:pPr>
              <w:spacing w:after="100" w:line="276" w:lineRule="auto"/>
            </w:pPr>
          </w:p>
          <w:p w14:paraId="1F198143" w14:textId="77777777" w:rsidR="00023FDB" w:rsidRPr="00D8755F" w:rsidRDefault="00023FDB" w:rsidP="00E510CE">
            <w:pPr>
              <w:pStyle w:val="Answer"/>
            </w:pPr>
            <w:r>
              <w:t xml:space="preserve">20° </w:t>
            </w:r>
          </w:p>
        </w:tc>
      </w:tr>
    </w:tbl>
    <w:p w14:paraId="549A093D" w14:textId="77777777" w:rsidR="00023FDB" w:rsidRPr="008637A1" w:rsidRDefault="00023FDB" w:rsidP="009819DF">
      <w:pPr>
        <w:numPr>
          <w:ilvl w:val="0"/>
          <w:numId w:val="31"/>
        </w:numPr>
      </w:pPr>
      <w:r w:rsidRPr="008637A1">
        <w:rPr>
          <w:noProof/>
        </w:rPr>
        <w:drawing>
          <wp:anchor distT="0" distB="0" distL="114300" distR="114300" simplePos="0" relativeHeight="251830272" behindDoc="0" locked="0" layoutInCell="1" allowOverlap="1" wp14:anchorId="59D52561" wp14:editId="6107F0D9">
            <wp:simplePos x="0" y="0"/>
            <wp:positionH relativeFrom="column">
              <wp:posOffset>427355</wp:posOffset>
            </wp:positionH>
            <wp:positionV relativeFrom="paragraph">
              <wp:posOffset>231775</wp:posOffset>
            </wp:positionV>
            <wp:extent cx="2067560" cy="2116455"/>
            <wp:effectExtent l="0" t="0" r="8890" b="0"/>
            <wp:wrapNone/>
            <wp:docPr id="1000658898" name="Picture 1000658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 xml:space="preserve">Show that triangle ABC is equilateral. Give </w:t>
      </w:r>
      <w:r>
        <w:t xml:space="preserve">full </w:t>
      </w:r>
      <w:r w:rsidRPr="008637A1">
        <w:t>reason</w:t>
      </w:r>
      <w:r>
        <w:t>ing</w:t>
      </w:r>
      <w:r w:rsidRPr="008637A1">
        <w:t xml:space="preserve"> for each stage of your working. </w:t>
      </w:r>
    </w:p>
    <w:p w14:paraId="34614878" w14:textId="77777777" w:rsidR="00023FDB" w:rsidRPr="008637A1" w:rsidRDefault="00023FDB" w:rsidP="00023FDB"/>
    <w:p w14:paraId="1325FF3C" w14:textId="77777777" w:rsidR="00023FDB" w:rsidRDefault="00023FDB" w:rsidP="00023FDB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>BAC = 60</w:t>
      </w:r>
      <w:r>
        <w:rPr>
          <w:rFonts w:hint="eastAsia"/>
        </w:rPr>
        <w:t>°</w:t>
      </w:r>
      <w:r>
        <w:rPr>
          <w:rFonts w:hint="eastAsia"/>
        </w:rPr>
        <w:t xml:space="preserve"> (vertically opposite)</w:t>
      </w:r>
    </w:p>
    <w:p w14:paraId="33BD59E5" w14:textId="77777777" w:rsidR="00023FDB" w:rsidRDefault="00023FDB" w:rsidP="00023FDB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>BCF = 60</w:t>
      </w:r>
      <w:r>
        <w:rPr>
          <w:rFonts w:hint="eastAsia"/>
        </w:rPr>
        <w:t>°</w:t>
      </w:r>
      <w:r>
        <w:rPr>
          <w:rFonts w:hint="eastAsia"/>
        </w:rPr>
        <w:t xml:space="preserve"> (angles on straight line)</w:t>
      </w:r>
    </w:p>
    <w:p w14:paraId="022E6968" w14:textId="77777777" w:rsidR="00023FDB" w:rsidRDefault="00023FDB" w:rsidP="00023FDB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 xml:space="preserve">ABC = </w:t>
      </w:r>
      <w:r>
        <w:rPr>
          <w:rFonts w:hint="eastAsia"/>
        </w:rPr>
        <w:t>∠</w:t>
      </w:r>
      <w:r>
        <w:rPr>
          <w:rFonts w:hint="eastAsia"/>
        </w:rPr>
        <w:t>BCF (alternate angles on parallel lines)</w:t>
      </w:r>
    </w:p>
    <w:p w14:paraId="498E6BA2" w14:textId="77777777" w:rsidR="00023FDB" w:rsidRDefault="00023FDB" w:rsidP="00023FDB">
      <w:pPr>
        <w:pStyle w:val="Answer"/>
      </w:pPr>
      <w:r>
        <w:t>= 60°</w:t>
      </w:r>
    </w:p>
    <w:p w14:paraId="77C4102D" w14:textId="77777777" w:rsidR="00023FDB" w:rsidRDefault="00023FDB" w:rsidP="00023FDB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>ACB = 180</w:t>
      </w:r>
      <w:r>
        <w:rPr>
          <w:rFonts w:hint="eastAsia"/>
        </w:rPr>
        <w:t>°</w:t>
      </w:r>
      <w:r>
        <w:rPr>
          <w:rFonts w:hint="eastAsia"/>
        </w:rPr>
        <w:t xml:space="preserve"> - 60</w:t>
      </w:r>
      <w:r>
        <w:rPr>
          <w:rFonts w:hint="eastAsia"/>
        </w:rPr>
        <w:t>°</w:t>
      </w:r>
      <w:r>
        <w:rPr>
          <w:rFonts w:hint="eastAsia"/>
        </w:rPr>
        <w:t xml:space="preserve"> - 60</w:t>
      </w:r>
      <w:r>
        <w:rPr>
          <w:rFonts w:hint="eastAsia"/>
        </w:rPr>
        <w:t>°</w:t>
      </w:r>
      <w:r>
        <w:rPr>
          <w:rFonts w:hint="eastAsia"/>
        </w:rPr>
        <w:t xml:space="preserve"> (angle sum of </w:t>
      </w:r>
      <w:r>
        <w:rPr>
          <w:rFonts w:hint="eastAsia"/>
        </w:rPr>
        <w:t>△</w:t>
      </w:r>
      <w:r>
        <w:rPr>
          <w:rFonts w:hint="eastAsia"/>
        </w:rPr>
        <w:t>)</w:t>
      </w:r>
    </w:p>
    <w:p w14:paraId="37AD7586" w14:textId="77777777" w:rsidR="00023FDB" w:rsidRDefault="00023FDB" w:rsidP="00023FDB">
      <w:pPr>
        <w:pStyle w:val="Answer"/>
      </w:pPr>
      <w:r>
        <w:t>= 60°</w:t>
      </w:r>
    </w:p>
    <w:p w14:paraId="1482742B" w14:textId="77777777" w:rsidR="00023FDB" w:rsidRPr="008637A1" w:rsidRDefault="00023FDB" w:rsidP="00023FDB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r>
        <w:rPr>
          <w:rFonts w:hint="eastAsia"/>
        </w:rPr>
        <w:t>△</w:t>
      </w:r>
      <w:r>
        <w:rPr>
          <w:rFonts w:hint="eastAsia"/>
        </w:rPr>
        <w:t>ABC is equilateral.</w:t>
      </w:r>
    </w:p>
    <w:p w14:paraId="6BAF4AF8" w14:textId="77777777" w:rsidR="00023FDB" w:rsidRPr="008637A1" w:rsidRDefault="00023FDB" w:rsidP="009819DF">
      <w:pPr>
        <w:numPr>
          <w:ilvl w:val="0"/>
          <w:numId w:val="31"/>
        </w:numPr>
      </w:pPr>
      <w:r w:rsidRPr="008637A1">
        <w:lastRenderedPageBreak/>
        <w:t>Determine the value of the pronumerals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23FDB" w:rsidRPr="008637A1" w14:paraId="2D6961B3" w14:textId="77777777" w:rsidTr="00E510CE">
        <w:tc>
          <w:tcPr>
            <w:tcW w:w="3449" w:type="dxa"/>
          </w:tcPr>
          <w:p w14:paraId="3EDBF285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08AFA348" wp14:editId="5517AA97">
                  <wp:simplePos x="0" y="0"/>
                  <wp:positionH relativeFrom="column">
                    <wp:posOffset>200772</wp:posOffset>
                  </wp:positionH>
                  <wp:positionV relativeFrom="paragraph">
                    <wp:posOffset>104775</wp:posOffset>
                  </wp:positionV>
                  <wp:extent cx="1797050" cy="1617345"/>
                  <wp:effectExtent l="0" t="0" r="0" b="1905"/>
                  <wp:wrapNone/>
                  <wp:docPr id="410921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921784" name=""/>
                          <pic:cNvPicPr/>
                        </pic:nvPicPr>
                        <pic:blipFill rotWithShape="1">
                          <a:blip r:embed="rId75"/>
                          <a:srcRect r="68447"/>
                          <a:stretch/>
                        </pic:blipFill>
                        <pic:spPr bwMode="auto">
                          <a:xfrm>
                            <a:off x="0" y="0"/>
                            <a:ext cx="1797050" cy="161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F3BDD9" w14:textId="77777777" w:rsidR="00023FDB" w:rsidRDefault="00023FDB" w:rsidP="00E510CE">
            <w:pPr>
              <w:spacing w:after="100" w:line="276" w:lineRule="auto"/>
            </w:pPr>
          </w:p>
          <w:p w14:paraId="1FC6E608" w14:textId="77777777" w:rsidR="00023FDB" w:rsidRDefault="00023FDB" w:rsidP="00E510CE">
            <w:pPr>
              <w:spacing w:after="100" w:line="276" w:lineRule="auto"/>
            </w:pPr>
          </w:p>
          <w:p w14:paraId="2C737D3A" w14:textId="77777777" w:rsidR="00023FDB" w:rsidRDefault="00023FDB" w:rsidP="00E510CE">
            <w:pPr>
              <w:spacing w:after="100" w:line="276" w:lineRule="auto"/>
            </w:pPr>
          </w:p>
          <w:p w14:paraId="6597D603" w14:textId="77777777" w:rsidR="00023FDB" w:rsidRDefault="00023FDB" w:rsidP="00E510CE">
            <w:pPr>
              <w:spacing w:after="100" w:line="276" w:lineRule="auto"/>
            </w:pPr>
          </w:p>
          <w:p w14:paraId="0CFA16EC" w14:textId="77777777" w:rsidR="00023FDB" w:rsidRDefault="00023FDB" w:rsidP="00E510CE">
            <w:pPr>
              <w:spacing w:after="100" w:line="276" w:lineRule="auto"/>
            </w:pPr>
          </w:p>
          <w:p w14:paraId="714E0970" w14:textId="77777777" w:rsidR="00023FDB" w:rsidRDefault="00023FDB" w:rsidP="00E510CE">
            <w:pPr>
              <w:spacing w:after="100" w:line="276" w:lineRule="auto"/>
            </w:pPr>
          </w:p>
          <w:p w14:paraId="59CD063F" w14:textId="77777777" w:rsidR="00023FDB" w:rsidRDefault="00023FDB" w:rsidP="00E510CE">
            <w:pPr>
              <w:spacing w:after="100" w:line="276" w:lineRule="auto"/>
            </w:pPr>
          </w:p>
          <w:p w14:paraId="297582C5" w14:textId="77777777" w:rsidR="00023FDB" w:rsidRPr="008134E9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a=30, b=90, c=40</m:t>
                </m:r>
              </m:oMath>
            </m:oMathPara>
          </w:p>
        </w:tc>
        <w:tc>
          <w:tcPr>
            <w:tcW w:w="3449" w:type="dxa"/>
          </w:tcPr>
          <w:p w14:paraId="1C2677EA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07F84DDB" wp14:editId="5BCF8CB8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104775</wp:posOffset>
                  </wp:positionV>
                  <wp:extent cx="1797050" cy="1617345"/>
                  <wp:effectExtent l="0" t="0" r="0" b="1905"/>
                  <wp:wrapNone/>
                  <wp:docPr id="2135911052" name="Picture 213591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921784" name=""/>
                          <pic:cNvPicPr/>
                        </pic:nvPicPr>
                        <pic:blipFill rotWithShape="1">
                          <a:blip r:embed="rId75"/>
                          <a:srcRect l="35416" r="33031"/>
                          <a:stretch/>
                        </pic:blipFill>
                        <pic:spPr bwMode="auto">
                          <a:xfrm>
                            <a:off x="0" y="0"/>
                            <a:ext cx="1797050" cy="161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D31644" w14:textId="77777777" w:rsidR="00023FDB" w:rsidRDefault="00023FDB" w:rsidP="00E510CE">
            <w:pPr>
              <w:spacing w:after="100" w:line="276" w:lineRule="auto"/>
            </w:pPr>
          </w:p>
          <w:p w14:paraId="5F09E267" w14:textId="77777777" w:rsidR="00023FDB" w:rsidRDefault="00023FDB" w:rsidP="00E510CE">
            <w:pPr>
              <w:spacing w:after="100" w:line="276" w:lineRule="auto"/>
            </w:pPr>
          </w:p>
          <w:p w14:paraId="193F6FFF" w14:textId="77777777" w:rsidR="00023FDB" w:rsidRDefault="00023FDB" w:rsidP="00E510CE">
            <w:pPr>
              <w:spacing w:after="100" w:line="276" w:lineRule="auto"/>
            </w:pPr>
          </w:p>
          <w:p w14:paraId="31B856AA" w14:textId="77777777" w:rsidR="00023FDB" w:rsidRDefault="00023FDB" w:rsidP="00E510CE">
            <w:pPr>
              <w:spacing w:after="100" w:line="276" w:lineRule="auto"/>
            </w:pPr>
          </w:p>
          <w:p w14:paraId="07E1871C" w14:textId="77777777" w:rsidR="00023FDB" w:rsidRDefault="00023FDB" w:rsidP="00E510CE">
            <w:pPr>
              <w:spacing w:after="100" w:line="276" w:lineRule="auto"/>
            </w:pPr>
          </w:p>
          <w:p w14:paraId="7208FE5B" w14:textId="77777777" w:rsidR="00023FDB" w:rsidRDefault="00023FDB" w:rsidP="00E510CE">
            <w:pPr>
              <w:spacing w:after="100" w:line="276" w:lineRule="auto"/>
            </w:pPr>
          </w:p>
          <w:p w14:paraId="5E12EA4F" w14:textId="77777777" w:rsidR="00023FDB" w:rsidRDefault="00023FDB" w:rsidP="00E510CE">
            <w:pPr>
              <w:spacing w:after="100" w:line="276" w:lineRule="auto"/>
            </w:pPr>
          </w:p>
          <w:p w14:paraId="16B3BF47" w14:textId="77777777" w:rsidR="00023FDB" w:rsidRPr="008134E9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d=90, e=70, f=32</m:t>
                </m:r>
              </m:oMath>
            </m:oMathPara>
          </w:p>
        </w:tc>
        <w:tc>
          <w:tcPr>
            <w:tcW w:w="3449" w:type="dxa"/>
          </w:tcPr>
          <w:p w14:paraId="08BDD3D3" w14:textId="77777777" w:rsidR="00023FDB" w:rsidRPr="008637A1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44565798" wp14:editId="3F6B3983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104177</wp:posOffset>
                  </wp:positionV>
                  <wp:extent cx="1797050" cy="1617345"/>
                  <wp:effectExtent l="0" t="0" r="0" b="1905"/>
                  <wp:wrapNone/>
                  <wp:docPr id="944928157" name="Picture 944928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921784" name=""/>
                          <pic:cNvPicPr/>
                        </pic:nvPicPr>
                        <pic:blipFill rotWithShape="1">
                          <a:blip r:embed="rId75"/>
                          <a:srcRect l="69258" r="-811"/>
                          <a:stretch/>
                        </pic:blipFill>
                        <pic:spPr bwMode="auto">
                          <a:xfrm>
                            <a:off x="0" y="0"/>
                            <a:ext cx="1797050" cy="161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573EEA3" w14:textId="77777777" w:rsidR="00023FDB" w:rsidRPr="008637A1" w:rsidRDefault="00023FDB" w:rsidP="00E510CE">
            <w:pPr>
              <w:spacing w:after="100" w:line="276" w:lineRule="auto"/>
            </w:pPr>
          </w:p>
          <w:p w14:paraId="7B96CAC3" w14:textId="77777777" w:rsidR="00023FDB" w:rsidRPr="008637A1" w:rsidRDefault="00023FDB" w:rsidP="00E510CE">
            <w:pPr>
              <w:spacing w:after="100" w:line="276" w:lineRule="auto"/>
            </w:pPr>
          </w:p>
          <w:p w14:paraId="62ED9C3D" w14:textId="77777777" w:rsidR="00023FDB" w:rsidRPr="008637A1" w:rsidRDefault="00023FDB" w:rsidP="00E510CE">
            <w:pPr>
              <w:spacing w:after="100" w:line="276" w:lineRule="auto"/>
            </w:pPr>
          </w:p>
          <w:p w14:paraId="508FC4AC" w14:textId="77777777" w:rsidR="00023FDB" w:rsidRPr="008637A1" w:rsidRDefault="00023FDB" w:rsidP="00E510CE">
            <w:pPr>
              <w:spacing w:after="100" w:line="276" w:lineRule="auto"/>
            </w:pPr>
          </w:p>
          <w:p w14:paraId="3678E5A2" w14:textId="77777777" w:rsidR="00023FDB" w:rsidRPr="008637A1" w:rsidRDefault="00023FDB" w:rsidP="00E510CE">
            <w:pPr>
              <w:spacing w:after="100" w:line="276" w:lineRule="auto"/>
            </w:pPr>
          </w:p>
          <w:p w14:paraId="570E47F3" w14:textId="77777777" w:rsidR="00023FDB" w:rsidRDefault="00023FDB" w:rsidP="00E510CE">
            <w:pPr>
              <w:spacing w:after="100" w:line="276" w:lineRule="auto"/>
            </w:pPr>
          </w:p>
          <w:p w14:paraId="59EB15C9" w14:textId="77777777" w:rsidR="00023FDB" w:rsidRDefault="00023FDB" w:rsidP="00E510CE">
            <w:pPr>
              <w:spacing w:after="100" w:line="276" w:lineRule="auto"/>
            </w:pPr>
          </w:p>
          <w:p w14:paraId="2AAF9810" w14:textId="77777777" w:rsidR="00023FDB" w:rsidRPr="008637A1" w:rsidRDefault="00023FDB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g=51, </m:t>
              </m:r>
              <m:r>
                <w:rPr>
                  <w:rFonts w:ascii="Cambria Math" w:hAnsi="Cambria Math"/>
                </w:rPr>
                <m:t>h=68</m:t>
              </m:r>
            </m:oMath>
            <w:r>
              <w:t xml:space="preserve"> </w:t>
            </w:r>
          </w:p>
        </w:tc>
      </w:tr>
      <w:tr w:rsidR="00023FDB" w:rsidRPr="008637A1" w14:paraId="15AE81B2" w14:textId="77777777" w:rsidTr="00E510CE">
        <w:tc>
          <w:tcPr>
            <w:tcW w:w="3449" w:type="dxa"/>
          </w:tcPr>
          <w:p w14:paraId="3ED5D93C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0F8A2185" wp14:editId="4134B75E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188954</wp:posOffset>
                  </wp:positionV>
                  <wp:extent cx="2127305" cy="1093301"/>
                  <wp:effectExtent l="0" t="0" r="6350" b="0"/>
                  <wp:wrapNone/>
                  <wp:docPr id="71606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6749" name=""/>
                          <pic:cNvPicPr/>
                        </pic:nvPicPr>
                        <pic:blipFill rotWithShape="1">
                          <a:blip r:embed="rId76"/>
                          <a:srcRect t="13546" r="64742"/>
                          <a:stretch/>
                        </pic:blipFill>
                        <pic:spPr bwMode="auto">
                          <a:xfrm>
                            <a:off x="0" y="0"/>
                            <a:ext cx="2127305" cy="1093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FB9808" w14:textId="77777777" w:rsidR="00023FDB" w:rsidRDefault="00023FDB" w:rsidP="00E510CE">
            <w:pPr>
              <w:spacing w:after="100" w:line="276" w:lineRule="auto"/>
            </w:pPr>
          </w:p>
          <w:p w14:paraId="4B043E73" w14:textId="77777777" w:rsidR="00023FDB" w:rsidRDefault="00023FDB" w:rsidP="00E510CE">
            <w:pPr>
              <w:spacing w:after="100" w:line="276" w:lineRule="auto"/>
            </w:pPr>
          </w:p>
          <w:p w14:paraId="7CDCAFEB" w14:textId="77777777" w:rsidR="00023FDB" w:rsidRDefault="00023FDB" w:rsidP="00E510CE">
            <w:pPr>
              <w:spacing w:after="100" w:line="276" w:lineRule="auto"/>
            </w:pPr>
          </w:p>
          <w:p w14:paraId="3955CB06" w14:textId="77777777" w:rsidR="00023FDB" w:rsidRDefault="00023FDB" w:rsidP="00E510CE">
            <w:pPr>
              <w:spacing w:after="100" w:line="276" w:lineRule="auto"/>
            </w:pPr>
          </w:p>
          <w:p w14:paraId="2B5A7A60" w14:textId="77777777" w:rsidR="00023FDB" w:rsidRDefault="00023FDB" w:rsidP="00E510CE">
            <w:pPr>
              <w:spacing w:after="100" w:line="276" w:lineRule="auto"/>
            </w:pPr>
          </w:p>
          <w:p w14:paraId="49157C82" w14:textId="77777777" w:rsidR="00023FDB" w:rsidRDefault="00023FDB" w:rsidP="00E510CE">
            <w:pPr>
              <w:spacing w:after="100" w:line="276" w:lineRule="auto"/>
            </w:pPr>
          </w:p>
          <w:p w14:paraId="58565394" w14:textId="77777777" w:rsidR="00023FDB" w:rsidRPr="008134E9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a=58, b=22, c=58</m:t>
                </m:r>
              </m:oMath>
            </m:oMathPara>
          </w:p>
        </w:tc>
        <w:tc>
          <w:tcPr>
            <w:tcW w:w="3449" w:type="dxa"/>
          </w:tcPr>
          <w:p w14:paraId="02D13221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1E6B7900" wp14:editId="1C0DC567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218440</wp:posOffset>
                  </wp:positionV>
                  <wp:extent cx="2084070" cy="1123950"/>
                  <wp:effectExtent l="0" t="0" r="0" b="0"/>
                  <wp:wrapNone/>
                  <wp:docPr id="1008174088" name="Picture 1008174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6749" name=""/>
                          <pic:cNvPicPr/>
                        </pic:nvPicPr>
                        <pic:blipFill rotWithShape="1">
                          <a:blip r:embed="rId76"/>
                          <a:srcRect l="36793" t="13546" r="29607"/>
                          <a:stretch/>
                        </pic:blipFill>
                        <pic:spPr bwMode="auto">
                          <a:xfrm>
                            <a:off x="0" y="0"/>
                            <a:ext cx="2084070" cy="1123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7CDBE7" w14:textId="77777777" w:rsidR="00023FDB" w:rsidRDefault="00023FDB" w:rsidP="00E510CE">
            <w:pPr>
              <w:spacing w:after="100" w:line="276" w:lineRule="auto"/>
            </w:pPr>
          </w:p>
          <w:p w14:paraId="070D0471" w14:textId="77777777" w:rsidR="00023FDB" w:rsidRDefault="00023FDB" w:rsidP="00E510CE">
            <w:pPr>
              <w:spacing w:after="100" w:line="276" w:lineRule="auto"/>
            </w:pPr>
          </w:p>
          <w:p w14:paraId="19700D2A" w14:textId="77777777" w:rsidR="00023FDB" w:rsidRDefault="00023FDB" w:rsidP="00E510CE">
            <w:pPr>
              <w:spacing w:after="100" w:line="276" w:lineRule="auto"/>
            </w:pPr>
          </w:p>
          <w:p w14:paraId="7AB5BAE1" w14:textId="77777777" w:rsidR="00023FDB" w:rsidRDefault="00023FDB" w:rsidP="00E510CE">
            <w:pPr>
              <w:spacing w:after="100" w:line="276" w:lineRule="auto"/>
            </w:pPr>
          </w:p>
          <w:p w14:paraId="28CF338A" w14:textId="77777777" w:rsidR="00023FDB" w:rsidRDefault="00023FDB" w:rsidP="00E510CE">
            <w:pPr>
              <w:spacing w:after="100" w:line="276" w:lineRule="auto"/>
            </w:pPr>
          </w:p>
          <w:p w14:paraId="2FF8FAE4" w14:textId="77777777" w:rsidR="00023FDB" w:rsidRDefault="00023FDB" w:rsidP="00E510CE">
            <w:pPr>
              <w:spacing w:after="100" w:line="276" w:lineRule="auto"/>
            </w:pPr>
          </w:p>
          <w:p w14:paraId="7DBDDAC9" w14:textId="77777777" w:rsidR="00023FDB" w:rsidRPr="008134E9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d=43, e=43, f=47</m:t>
                </m:r>
              </m:oMath>
            </m:oMathPara>
          </w:p>
        </w:tc>
        <w:tc>
          <w:tcPr>
            <w:tcW w:w="3449" w:type="dxa"/>
          </w:tcPr>
          <w:p w14:paraId="777F48AD" w14:textId="77777777" w:rsidR="00023FDB" w:rsidRPr="008637A1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575AB012" wp14:editId="4D219075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43180</wp:posOffset>
                  </wp:positionV>
                  <wp:extent cx="1794510" cy="1299210"/>
                  <wp:effectExtent l="0" t="0" r="0" b="0"/>
                  <wp:wrapNone/>
                  <wp:docPr id="98953943" name="Picture 98953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6749" name=""/>
                          <pic:cNvPicPr/>
                        </pic:nvPicPr>
                        <pic:blipFill rotWithShape="1">
                          <a:blip r:embed="rId76"/>
                          <a:srcRect l="70761" t="64" r="307"/>
                          <a:stretch/>
                        </pic:blipFill>
                        <pic:spPr bwMode="auto">
                          <a:xfrm>
                            <a:off x="0" y="0"/>
                            <a:ext cx="1794510" cy="1299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9141832" w14:textId="77777777" w:rsidR="00023FDB" w:rsidRPr="008637A1" w:rsidRDefault="00023FDB" w:rsidP="00E510CE">
            <w:pPr>
              <w:spacing w:after="100" w:line="276" w:lineRule="auto"/>
            </w:pPr>
          </w:p>
          <w:p w14:paraId="42F1200A" w14:textId="77777777" w:rsidR="00023FDB" w:rsidRPr="008637A1" w:rsidRDefault="00023FDB" w:rsidP="00E510CE">
            <w:pPr>
              <w:spacing w:after="100" w:line="276" w:lineRule="auto"/>
            </w:pPr>
          </w:p>
          <w:p w14:paraId="3766EC5C" w14:textId="77777777" w:rsidR="00023FDB" w:rsidRPr="008637A1" w:rsidRDefault="00023FDB" w:rsidP="00E510CE">
            <w:pPr>
              <w:spacing w:after="100" w:line="276" w:lineRule="auto"/>
            </w:pPr>
          </w:p>
          <w:p w14:paraId="02865F44" w14:textId="77777777" w:rsidR="00023FDB" w:rsidRPr="008637A1" w:rsidRDefault="00023FDB" w:rsidP="00E510CE">
            <w:pPr>
              <w:spacing w:after="100" w:line="276" w:lineRule="auto"/>
            </w:pPr>
          </w:p>
          <w:p w14:paraId="78015F02" w14:textId="77777777" w:rsidR="00023FDB" w:rsidRDefault="00023FDB" w:rsidP="00E510CE">
            <w:pPr>
              <w:spacing w:after="100" w:line="276" w:lineRule="auto"/>
            </w:pPr>
          </w:p>
          <w:p w14:paraId="67A6CF7B" w14:textId="77777777" w:rsidR="00023FDB" w:rsidRPr="008637A1" w:rsidRDefault="00023FDB" w:rsidP="00E510CE">
            <w:pPr>
              <w:spacing w:after="100" w:line="276" w:lineRule="auto"/>
            </w:pPr>
          </w:p>
          <w:p w14:paraId="057286EA" w14:textId="77777777" w:rsidR="00023FDB" w:rsidRPr="008134E9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g=55, </m:t>
                </m:r>
                <m:r>
                  <w:rPr>
                    <w:rFonts w:ascii="Cambria Math" w:hAnsi="Cambria Math"/>
                  </w:rPr>
                  <m:t>h=35</m:t>
                </m:r>
              </m:oMath>
            </m:oMathPara>
          </w:p>
        </w:tc>
      </w:tr>
      <w:tr w:rsidR="00023FDB" w:rsidRPr="008637A1" w14:paraId="005CB677" w14:textId="77777777" w:rsidTr="00E510CE">
        <w:tc>
          <w:tcPr>
            <w:tcW w:w="3449" w:type="dxa"/>
          </w:tcPr>
          <w:p w14:paraId="62B25677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1BAFC441" wp14:editId="4108ACBB">
                  <wp:simplePos x="0" y="0"/>
                  <wp:positionH relativeFrom="column">
                    <wp:posOffset>-26782</wp:posOffset>
                  </wp:positionH>
                  <wp:positionV relativeFrom="paragraph">
                    <wp:posOffset>218590</wp:posOffset>
                  </wp:positionV>
                  <wp:extent cx="2128520" cy="1411942"/>
                  <wp:effectExtent l="0" t="0" r="5080" b="0"/>
                  <wp:wrapNone/>
                  <wp:docPr id="383790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90154" name=""/>
                          <pic:cNvPicPr/>
                        </pic:nvPicPr>
                        <pic:blipFill rotWithShape="1">
                          <a:blip r:embed="rId77"/>
                          <a:srcRect r="61797" b="20616"/>
                          <a:stretch/>
                        </pic:blipFill>
                        <pic:spPr bwMode="auto">
                          <a:xfrm>
                            <a:off x="0" y="0"/>
                            <a:ext cx="2128520" cy="1411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ABF409" w14:textId="77777777" w:rsidR="00023FDB" w:rsidRDefault="00023FDB" w:rsidP="00E510CE">
            <w:pPr>
              <w:spacing w:after="100" w:line="276" w:lineRule="auto"/>
            </w:pPr>
          </w:p>
          <w:p w14:paraId="55BDF12F" w14:textId="77777777" w:rsidR="00023FDB" w:rsidRDefault="00023FDB" w:rsidP="00E510CE">
            <w:pPr>
              <w:spacing w:after="100" w:line="276" w:lineRule="auto"/>
            </w:pPr>
          </w:p>
          <w:p w14:paraId="72DA71E9" w14:textId="77777777" w:rsidR="00023FDB" w:rsidRDefault="00023FDB" w:rsidP="00E510CE">
            <w:pPr>
              <w:spacing w:after="100" w:line="276" w:lineRule="auto"/>
            </w:pPr>
          </w:p>
          <w:p w14:paraId="4150EFAE" w14:textId="77777777" w:rsidR="00023FDB" w:rsidRDefault="00023FDB" w:rsidP="00E510CE">
            <w:pPr>
              <w:spacing w:after="100" w:line="276" w:lineRule="auto"/>
            </w:pPr>
          </w:p>
          <w:p w14:paraId="5907BFC0" w14:textId="77777777" w:rsidR="00023FDB" w:rsidRDefault="00023FDB" w:rsidP="00E510CE">
            <w:pPr>
              <w:spacing w:after="100" w:line="276" w:lineRule="auto"/>
            </w:pPr>
          </w:p>
          <w:p w14:paraId="195404EA" w14:textId="77777777" w:rsidR="00023FDB" w:rsidRDefault="00023FDB" w:rsidP="00E510CE">
            <w:pPr>
              <w:spacing w:after="100" w:line="276" w:lineRule="auto"/>
            </w:pPr>
          </w:p>
          <w:p w14:paraId="474D4885" w14:textId="77777777" w:rsidR="00023FDB" w:rsidRDefault="00023FDB" w:rsidP="00E510CE">
            <w:pPr>
              <w:spacing w:after="100" w:line="276" w:lineRule="auto"/>
            </w:pPr>
          </w:p>
          <w:p w14:paraId="7AE3E30A" w14:textId="77777777" w:rsidR="00023FDB" w:rsidRPr="008134E9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a=34,b=34, c=56,d=34,e=56</m:t>
                </m:r>
              </m:oMath>
            </m:oMathPara>
          </w:p>
        </w:tc>
        <w:tc>
          <w:tcPr>
            <w:tcW w:w="3449" w:type="dxa"/>
          </w:tcPr>
          <w:p w14:paraId="1389F6D7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04D767D7" wp14:editId="56B757C7">
                  <wp:simplePos x="0" y="0"/>
                  <wp:positionH relativeFrom="column">
                    <wp:posOffset>543560</wp:posOffset>
                  </wp:positionH>
                  <wp:positionV relativeFrom="paragraph">
                    <wp:posOffset>83820</wp:posOffset>
                  </wp:positionV>
                  <wp:extent cx="899795" cy="1778635"/>
                  <wp:effectExtent l="0" t="0" r="0" b="0"/>
                  <wp:wrapNone/>
                  <wp:docPr id="327846975" name="Picture 327846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90154" name=""/>
                          <pic:cNvPicPr/>
                        </pic:nvPicPr>
                        <pic:blipFill rotWithShape="1">
                          <a:blip r:embed="rId77"/>
                          <a:srcRect l="44166" r="39674"/>
                          <a:stretch/>
                        </pic:blipFill>
                        <pic:spPr bwMode="auto">
                          <a:xfrm>
                            <a:off x="0" y="0"/>
                            <a:ext cx="899795" cy="1778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2ECF417E" w14:textId="77777777" w:rsidR="00023FDB" w:rsidRDefault="00023FDB" w:rsidP="00E510CE">
            <w:pPr>
              <w:spacing w:after="100" w:line="276" w:lineRule="auto"/>
              <w:rPr>
                <w:noProof/>
              </w:rPr>
            </w:pPr>
          </w:p>
          <w:p w14:paraId="601038C4" w14:textId="77777777" w:rsidR="00023FDB" w:rsidRDefault="00023FDB" w:rsidP="00E510CE">
            <w:pPr>
              <w:spacing w:after="100" w:line="276" w:lineRule="auto"/>
              <w:rPr>
                <w:noProof/>
              </w:rPr>
            </w:pPr>
          </w:p>
          <w:p w14:paraId="695EA7AB" w14:textId="77777777" w:rsidR="00023FDB" w:rsidRDefault="00023FDB" w:rsidP="00E510CE">
            <w:pPr>
              <w:spacing w:after="100" w:line="276" w:lineRule="auto"/>
              <w:rPr>
                <w:noProof/>
              </w:rPr>
            </w:pPr>
          </w:p>
          <w:p w14:paraId="6F533D9C" w14:textId="77777777" w:rsidR="00023FDB" w:rsidRDefault="00023FDB" w:rsidP="00E510CE">
            <w:pPr>
              <w:spacing w:after="100" w:line="276" w:lineRule="auto"/>
              <w:rPr>
                <w:noProof/>
              </w:rPr>
            </w:pPr>
          </w:p>
          <w:p w14:paraId="676F787D" w14:textId="77777777" w:rsidR="00023FDB" w:rsidRDefault="00023FDB" w:rsidP="00E510CE">
            <w:pPr>
              <w:spacing w:after="100" w:line="276" w:lineRule="auto"/>
              <w:rPr>
                <w:noProof/>
              </w:rPr>
            </w:pPr>
          </w:p>
          <w:p w14:paraId="3A6E4620" w14:textId="77777777" w:rsidR="00023FDB" w:rsidRDefault="00023FDB" w:rsidP="00E510CE">
            <w:pPr>
              <w:spacing w:after="100" w:line="276" w:lineRule="auto"/>
              <w:rPr>
                <w:noProof/>
              </w:rPr>
            </w:pPr>
          </w:p>
          <w:p w14:paraId="338516FD" w14:textId="77777777" w:rsidR="00023FDB" w:rsidRDefault="00023FDB" w:rsidP="00E510CE">
            <w:pPr>
              <w:spacing w:after="100" w:line="276" w:lineRule="auto"/>
              <w:rPr>
                <w:noProof/>
              </w:rPr>
            </w:pPr>
          </w:p>
          <w:p w14:paraId="13CFA7D4" w14:textId="77777777" w:rsidR="00023FDB" w:rsidRPr="008134E9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f=46, g=44, </m:t>
                </m:r>
                <m:r>
                  <w:rPr>
                    <w:rFonts w:ascii="Cambria Math" w:hAnsi="Cambria Math"/>
                  </w:rPr>
                  <m:t>h=46, i=44, j=46</m:t>
                </m:r>
              </m:oMath>
            </m:oMathPara>
          </w:p>
        </w:tc>
        <w:tc>
          <w:tcPr>
            <w:tcW w:w="3449" w:type="dxa"/>
          </w:tcPr>
          <w:p w14:paraId="2066212C" w14:textId="77777777" w:rsidR="00023FDB" w:rsidRPr="008637A1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t xml:space="preserve"> </w:t>
            </w:r>
          </w:p>
          <w:p w14:paraId="09134E75" w14:textId="77777777" w:rsidR="00023FDB" w:rsidRPr="008637A1" w:rsidRDefault="00023FDB" w:rsidP="00E510CE">
            <w:p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52AF61BB" wp14:editId="2D45271D">
                  <wp:simplePos x="0" y="0"/>
                  <wp:positionH relativeFrom="column">
                    <wp:posOffset>162261</wp:posOffset>
                  </wp:positionH>
                  <wp:positionV relativeFrom="paragraph">
                    <wp:posOffset>182282</wp:posOffset>
                  </wp:positionV>
                  <wp:extent cx="1819275" cy="954405"/>
                  <wp:effectExtent l="0" t="0" r="0" b="0"/>
                  <wp:wrapNone/>
                  <wp:docPr id="411979220" name="Picture 411979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90154" name=""/>
                          <pic:cNvPicPr/>
                        </pic:nvPicPr>
                        <pic:blipFill rotWithShape="1">
                          <a:blip r:embed="rId77"/>
                          <a:srcRect l="67673" t="19657" r="-356" b="26664"/>
                          <a:stretch/>
                        </pic:blipFill>
                        <pic:spPr bwMode="auto">
                          <a:xfrm>
                            <a:off x="0" y="0"/>
                            <a:ext cx="1819275" cy="954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B59E31" w14:textId="77777777" w:rsidR="00023FDB" w:rsidRPr="008637A1" w:rsidRDefault="00023FDB" w:rsidP="00E510CE">
            <w:pPr>
              <w:spacing w:after="100" w:line="276" w:lineRule="auto"/>
            </w:pPr>
          </w:p>
          <w:p w14:paraId="0682A6C7" w14:textId="77777777" w:rsidR="00023FDB" w:rsidRPr="008637A1" w:rsidRDefault="00023FDB" w:rsidP="00E510CE">
            <w:pPr>
              <w:spacing w:after="100" w:line="276" w:lineRule="auto"/>
            </w:pPr>
          </w:p>
          <w:p w14:paraId="5D44E620" w14:textId="77777777" w:rsidR="00023FDB" w:rsidRPr="008637A1" w:rsidRDefault="00023FDB" w:rsidP="00E510CE">
            <w:pPr>
              <w:spacing w:after="100" w:line="276" w:lineRule="auto"/>
            </w:pPr>
          </w:p>
          <w:p w14:paraId="373D3E8E" w14:textId="77777777" w:rsidR="00023FDB" w:rsidRPr="008637A1" w:rsidRDefault="00023FDB" w:rsidP="00E510CE">
            <w:pPr>
              <w:spacing w:after="100" w:line="276" w:lineRule="auto"/>
            </w:pPr>
          </w:p>
          <w:p w14:paraId="43959AC3" w14:textId="77777777" w:rsidR="00023FDB" w:rsidRDefault="00023FDB" w:rsidP="00E510CE">
            <w:pPr>
              <w:spacing w:after="100" w:line="276" w:lineRule="auto"/>
            </w:pPr>
          </w:p>
          <w:p w14:paraId="5D5F0820" w14:textId="77777777" w:rsidR="00023FDB" w:rsidRDefault="00023FDB" w:rsidP="00E510CE">
            <w:pPr>
              <w:spacing w:after="100" w:line="276" w:lineRule="auto"/>
            </w:pPr>
          </w:p>
          <w:p w14:paraId="21C792F0" w14:textId="77777777" w:rsidR="00023FDB" w:rsidRPr="001756F4" w:rsidRDefault="00023FDB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k=39,l=51,m=39,n=51,o=39</m:t>
                </m:r>
              </m:oMath>
            </m:oMathPara>
          </w:p>
        </w:tc>
      </w:tr>
      <w:tr w:rsidR="00023FDB" w:rsidRPr="008637A1" w14:paraId="69DF072A" w14:textId="77777777" w:rsidTr="00E510CE">
        <w:tc>
          <w:tcPr>
            <w:tcW w:w="3449" w:type="dxa"/>
          </w:tcPr>
          <w:p w14:paraId="7FD0AC52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50FA57C1" wp14:editId="2F05673F">
                  <wp:simplePos x="0" y="0"/>
                  <wp:positionH relativeFrom="column">
                    <wp:posOffset>286953</wp:posOffset>
                  </wp:positionH>
                  <wp:positionV relativeFrom="paragraph">
                    <wp:posOffset>50967</wp:posOffset>
                  </wp:positionV>
                  <wp:extent cx="1558344" cy="1939093"/>
                  <wp:effectExtent l="0" t="0" r="3810" b="4445"/>
                  <wp:wrapNone/>
                  <wp:docPr id="26786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67097" name=""/>
                          <pic:cNvPicPr/>
                        </pic:nvPicPr>
                        <pic:blipFill rotWithShape="1">
                          <a:blip r:embed="rId78"/>
                          <a:srcRect r="70508"/>
                          <a:stretch/>
                        </pic:blipFill>
                        <pic:spPr bwMode="auto">
                          <a:xfrm>
                            <a:off x="0" y="0"/>
                            <a:ext cx="1558344" cy="1939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6FD5BB" w14:textId="77777777" w:rsidR="00023FDB" w:rsidRDefault="00023FDB" w:rsidP="00E510CE">
            <w:pPr>
              <w:spacing w:after="100" w:line="276" w:lineRule="auto"/>
            </w:pPr>
          </w:p>
          <w:p w14:paraId="7467263F" w14:textId="77777777" w:rsidR="00023FDB" w:rsidRDefault="00023FDB" w:rsidP="00E510CE">
            <w:pPr>
              <w:spacing w:after="100" w:line="276" w:lineRule="auto"/>
            </w:pPr>
          </w:p>
          <w:p w14:paraId="34332B62" w14:textId="77777777" w:rsidR="00023FDB" w:rsidRDefault="00023FDB" w:rsidP="00E510CE">
            <w:pPr>
              <w:spacing w:after="100" w:line="276" w:lineRule="auto"/>
            </w:pPr>
          </w:p>
          <w:p w14:paraId="2A14290B" w14:textId="77777777" w:rsidR="00023FDB" w:rsidRDefault="00023FDB" w:rsidP="00E510CE">
            <w:pPr>
              <w:spacing w:after="100" w:line="276" w:lineRule="auto"/>
            </w:pPr>
          </w:p>
          <w:p w14:paraId="627747B0" w14:textId="77777777" w:rsidR="00023FDB" w:rsidRDefault="00023FDB" w:rsidP="00E510CE">
            <w:pPr>
              <w:spacing w:after="100" w:line="276" w:lineRule="auto"/>
            </w:pPr>
          </w:p>
          <w:p w14:paraId="150609BA" w14:textId="77777777" w:rsidR="00023FDB" w:rsidRDefault="00023FDB" w:rsidP="00E510CE">
            <w:pPr>
              <w:spacing w:after="100" w:line="276" w:lineRule="auto"/>
            </w:pPr>
          </w:p>
          <w:p w14:paraId="23AFCF6E" w14:textId="77777777" w:rsidR="00023FDB" w:rsidRDefault="00023FDB" w:rsidP="00E510CE">
            <w:pPr>
              <w:spacing w:after="100" w:line="276" w:lineRule="auto"/>
            </w:pPr>
          </w:p>
          <w:p w14:paraId="2AB584E8" w14:textId="77777777" w:rsidR="00023FDB" w:rsidRDefault="00023FDB" w:rsidP="00E510CE">
            <w:pPr>
              <w:spacing w:after="100" w:line="276" w:lineRule="auto"/>
            </w:pPr>
          </w:p>
          <w:p w14:paraId="10B878DF" w14:textId="77777777" w:rsidR="00023FDB" w:rsidRPr="001756F4" w:rsidRDefault="00023FDB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a=51,b=39,c=90</m:t>
                </m:r>
              </m:oMath>
            </m:oMathPara>
          </w:p>
          <w:p w14:paraId="1001CC85" w14:textId="77777777" w:rsidR="00023FDB" w:rsidRPr="001756F4" w:rsidRDefault="00023FDB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d=51,e=51,f=90,g=39</m:t>
                </m:r>
              </m:oMath>
            </m:oMathPara>
          </w:p>
        </w:tc>
        <w:tc>
          <w:tcPr>
            <w:tcW w:w="3449" w:type="dxa"/>
          </w:tcPr>
          <w:p w14:paraId="300FC510" w14:textId="77777777" w:rsidR="00023FDB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7D56B772" wp14:editId="02C88F46">
                  <wp:simplePos x="0" y="0"/>
                  <wp:positionH relativeFrom="column">
                    <wp:posOffset>-9625</wp:posOffset>
                  </wp:positionH>
                  <wp:positionV relativeFrom="paragraph">
                    <wp:posOffset>183582</wp:posOffset>
                  </wp:positionV>
                  <wp:extent cx="2100112" cy="1756644"/>
                  <wp:effectExtent l="0" t="0" r="0" b="0"/>
                  <wp:wrapNone/>
                  <wp:docPr id="387664501" name="Picture 387664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67097" name=""/>
                          <pic:cNvPicPr/>
                        </pic:nvPicPr>
                        <pic:blipFill rotWithShape="1">
                          <a:blip r:embed="rId78"/>
                          <a:srcRect l="37060" t="7069" r="22173"/>
                          <a:stretch/>
                        </pic:blipFill>
                        <pic:spPr bwMode="auto">
                          <a:xfrm>
                            <a:off x="0" y="0"/>
                            <a:ext cx="2100112" cy="1756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07B9DF" w14:textId="77777777" w:rsidR="00023FDB" w:rsidRDefault="00023FDB" w:rsidP="00E510CE">
            <w:pPr>
              <w:spacing w:after="100" w:line="276" w:lineRule="auto"/>
            </w:pPr>
          </w:p>
          <w:p w14:paraId="0B728FA9" w14:textId="77777777" w:rsidR="00023FDB" w:rsidRDefault="00023FDB" w:rsidP="00E510CE">
            <w:pPr>
              <w:spacing w:after="100" w:line="276" w:lineRule="auto"/>
            </w:pPr>
          </w:p>
          <w:p w14:paraId="44FDEC3C" w14:textId="77777777" w:rsidR="00023FDB" w:rsidRDefault="00023FDB" w:rsidP="00E510CE">
            <w:pPr>
              <w:spacing w:after="100" w:line="276" w:lineRule="auto"/>
            </w:pPr>
          </w:p>
          <w:p w14:paraId="5C5C8938" w14:textId="77777777" w:rsidR="00023FDB" w:rsidRDefault="00023FDB" w:rsidP="00E510CE">
            <w:pPr>
              <w:spacing w:after="100" w:line="276" w:lineRule="auto"/>
            </w:pPr>
          </w:p>
          <w:p w14:paraId="650917DC" w14:textId="77777777" w:rsidR="00023FDB" w:rsidRDefault="00023FDB" w:rsidP="00E510CE">
            <w:pPr>
              <w:spacing w:after="100" w:line="276" w:lineRule="auto"/>
            </w:pPr>
          </w:p>
          <w:p w14:paraId="28E5500E" w14:textId="77777777" w:rsidR="00023FDB" w:rsidRDefault="00023FDB" w:rsidP="00E510CE">
            <w:pPr>
              <w:spacing w:after="100" w:line="276" w:lineRule="auto"/>
            </w:pPr>
          </w:p>
          <w:p w14:paraId="003CE99A" w14:textId="77777777" w:rsidR="00023FDB" w:rsidRDefault="00023FDB" w:rsidP="00E510CE">
            <w:pPr>
              <w:spacing w:after="100" w:line="276" w:lineRule="auto"/>
            </w:pPr>
          </w:p>
          <w:p w14:paraId="3BDA7B7B" w14:textId="77777777" w:rsidR="00023FDB" w:rsidRDefault="00023FDB" w:rsidP="00E510CE">
            <w:pPr>
              <w:spacing w:after="100" w:line="276" w:lineRule="auto"/>
            </w:pPr>
          </w:p>
          <w:p w14:paraId="47C002EA" w14:textId="77777777" w:rsidR="00023FDB" w:rsidRPr="00166FFF" w:rsidRDefault="00023FDB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h=90,i=27,j=63,k=27,l=90,</m:t>
                </m:r>
              </m:oMath>
            </m:oMathPara>
          </w:p>
          <w:p w14:paraId="2C3C9C15" w14:textId="77777777" w:rsidR="00023FDB" w:rsidRPr="00166FFF" w:rsidRDefault="00023FDB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m=63,n=90,o=27,p=63</m:t>
                </m:r>
              </m:oMath>
            </m:oMathPara>
          </w:p>
          <w:p w14:paraId="2C3C99A3" w14:textId="77777777" w:rsidR="00023FDB" w:rsidRPr="008637A1" w:rsidRDefault="00023FDB" w:rsidP="00E510C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BDECB0C" w14:textId="77777777" w:rsidR="00023FDB" w:rsidRPr="008637A1" w:rsidRDefault="00023FDB" w:rsidP="009819DF">
            <w:pPr>
              <w:numPr>
                <w:ilvl w:val="0"/>
                <w:numId w:val="2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632D1179" wp14:editId="53042CC5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50800</wp:posOffset>
                  </wp:positionV>
                  <wp:extent cx="1162685" cy="1800860"/>
                  <wp:effectExtent l="0" t="0" r="0" b="8890"/>
                  <wp:wrapNone/>
                  <wp:docPr id="1875746717" name="Picture 1875746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67097" name=""/>
                          <pic:cNvPicPr/>
                        </pic:nvPicPr>
                        <pic:blipFill rotWithShape="1">
                          <a:blip r:embed="rId78"/>
                          <a:srcRect l="77722" t="4999" r="255" b="2070"/>
                          <a:stretch/>
                        </pic:blipFill>
                        <pic:spPr bwMode="auto">
                          <a:xfrm>
                            <a:off x="0" y="0"/>
                            <a:ext cx="1162685" cy="1800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D20541E" w14:textId="77777777" w:rsidR="00023FDB" w:rsidRPr="008637A1" w:rsidRDefault="00023FDB" w:rsidP="00E510CE">
            <w:pPr>
              <w:spacing w:after="100" w:line="276" w:lineRule="auto"/>
            </w:pPr>
          </w:p>
          <w:p w14:paraId="7C47C4AF" w14:textId="77777777" w:rsidR="00023FDB" w:rsidRPr="008637A1" w:rsidRDefault="00023FDB" w:rsidP="00E510CE">
            <w:pPr>
              <w:spacing w:after="100" w:line="276" w:lineRule="auto"/>
            </w:pPr>
          </w:p>
          <w:p w14:paraId="685159D8" w14:textId="77777777" w:rsidR="00023FDB" w:rsidRDefault="00023FDB" w:rsidP="00E510CE">
            <w:pPr>
              <w:spacing w:after="100" w:line="276" w:lineRule="auto"/>
            </w:pPr>
          </w:p>
          <w:p w14:paraId="13F09F72" w14:textId="77777777" w:rsidR="00023FDB" w:rsidRPr="008637A1" w:rsidRDefault="00023FDB" w:rsidP="00E510CE">
            <w:pPr>
              <w:spacing w:after="100" w:line="276" w:lineRule="auto"/>
            </w:pPr>
          </w:p>
          <w:p w14:paraId="11218214" w14:textId="77777777" w:rsidR="00023FDB" w:rsidRPr="008637A1" w:rsidRDefault="00023FDB" w:rsidP="00E510CE">
            <w:pPr>
              <w:spacing w:after="100" w:line="276" w:lineRule="auto"/>
            </w:pPr>
          </w:p>
          <w:p w14:paraId="4D87EC71" w14:textId="77777777" w:rsidR="00023FDB" w:rsidRPr="008637A1" w:rsidRDefault="00023FDB" w:rsidP="00E510CE">
            <w:pPr>
              <w:spacing w:after="100" w:line="276" w:lineRule="auto"/>
            </w:pPr>
          </w:p>
          <w:p w14:paraId="72868736" w14:textId="77777777" w:rsidR="00023FDB" w:rsidRDefault="00023FDB" w:rsidP="00E510CE">
            <w:pPr>
              <w:spacing w:after="100" w:line="276" w:lineRule="auto"/>
            </w:pPr>
          </w:p>
          <w:p w14:paraId="2DFE0C7E" w14:textId="77777777" w:rsidR="00023FDB" w:rsidRDefault="00023FDB" w:rsidP="00E510CE">
            <w:pPr>
              <w:spacing w:after="100" w:line="276" w:lineRule="auto"/>
            </w:pPr>
          </w:p>
          <w:p w14:paraId="06320A94" w14:textId="77777777" w:rsidR="00023FDB" w:rsidRPr="00166FFF" w:rsidRDefault="00023FDB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q=38, r=38, s=52</m:t>
                </m:r>
              </m:oMath>
            </m:oMathPara>
          </w:p>
          <w:p w14:paraId="48CC8A36" w14:textId="77777777" w:rsidR="00023FDB" w:rsidRPr="008637A1" w:rsidRDefault="00023FDB" w:rsidP="00E510CE">
            <w:pPr>
              <w:pStyle w:val="Answer"/>
              <w:spacing w:line="276" w:lineRule="auto"/>
            </w:pPr>
          </w:p>
        </w:tc>
      </w:tr>
    </w:tbl>
    <w:p w14:paraId="42DB844E" w14:textId="44897071" w:rsidR="00D77BF2" w:rsidRDefault="00023FDB" w:rsidP="00D77BF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Exterior Angle Theorem</w:t>
      </w:r>
    </w:p>
    <w:p w14:paraId="7A6F8F2E" w14:textId="77777777" w:rsidR="00D77BF2" w:rsidRPr="00DE36B3" w:rsidRDefault="00D77BF2" w:rsidP="00D77BF2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77BF2" w:rsidRPr="00343657" w14:paraId="7B7F5A8E" w14:textId="77777777" w:rsidTr="00E510C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8236DD" w14:textId="340A5735" w:rsidR="00D77BF2" w:rsidRPr="00CB3521" w:rsidRDefault="00023FDB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Exterior Angle of a Triangle</w:t>
            </w:r>
          </w:p>
        </w:tc>
      </w:tr>
      <w:tr w:rsidR="00D77BF2" w:rsidRPr="00343657" w14:paraId="2DD73CA5" w14:textId="77777777" w:rsidTr="00E510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FC1E21C" w14:textId="3649772D" w:rsidR="00D77BF2" w:rsidRDefault="00023FDB" w:rsidP="00E510C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If we extend one side of a triangle, we make an </w:t>
            </w:r>
            <w:r w:rsidRPr="00423C99">
              <w:rPr>
                <w:b/>
                <w:bCs/>
              </w:rPr>
              <w:t>exterior angle</w:t>
            </w:r>
            <w:r>
              <w:t>.</w:t>
            </w:r>
          </w:p>
          <w:p w14:paraId="2C0C4089" w14:textId="3B6DC1CE" w:rsidR="00023FDB" w:rsidRPr="00BE3C4D" w:rsidRDefault="00AA15C8" w:rsidP="00023FDB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423C99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0B2C765C" wp14:editId="1996A63D">
                  <wp:simplePos x="0" y="0"/>
                  <wp:positionH relativeFrom="column">
                    <wp:posOffset>701624</wp:posOffset>
                  </wp:positionH>
                  <wp:positionV relativeFrom="paragraph">
                    <wp:posOffset>23215</wp:posOffset>
                  </wp:positionV>
                  <wp:extent cx="5003469" cy="931764"/>
                  <wp:effectExtent l="0" t="0" r="6985" b="1905"/>
                  <wp:wrapNone/>
                  <wp:docPr id="1571633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633542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469" cy="931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8FD373" w14:textId="77777777" w:rsidR="00D77BF2" w:rsidRDefault="00D77BF2" w:rsidP="00023FD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DF73C1F" w14:textId="77777777" w:rsidR="00023FDB" w:rsidRDefault="00023FDB" w:rsidP="00023FD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81C3984" w14:textId="77777777" w:rsidR="00023FDB" w:rsidRPr="00023FDB" w:rsidRDefault="00023FDB" w:rsidP="00023FDB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EA83BA5" w14:textId="77777777" w:rsidR="00D77BF2" w:rsidRDefault="00D77BF2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77BF2" w:rsidRPr="00273DC4" w14:paraId="04A99AA9" w14:textId="77777777" w:rsidTr="00AA15C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085B625" w14:textId="25BF6D41" w:rsidR="00D77BF2" w:rsidRPr="00CB3521" w:rsidRDefault="00AA15C8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Exterior Angle Theorem</w:t>
            </w:r>
          </w:p>
        </w:tc>
      </w:tr>
      <w:tr w:rsidR="00D77BF2" w:rsidRPr="00343657" w14:paraId="6561D64A" w14:textId="77777777" w:rsidTr="00AA15C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AFF122" w14:textId="77777777" w:rsidR="00AA15C8" w:rsidRDefault="00AA15C8" w:rsidP="00AA15C8">
            <w:pPr>
              <w:spacing w:line="360" w:lineRule="auto"/>
            </w:pPr>
            <w:r w:rsidRPr="00567D85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682E8725" wp14:editId="5C03784C">
                  <wp:simplePos x="0" y="0"/>
                  <wp:positionH relativeFrom="column">
                    <wp:posOffset>2540949</wp:posOffset>
                  </wp:positionH>
                  <wp:positionV relativeFrom="paragraph">
                    <wp:posOffset>235242</wp:posOffset>
                  </wp:positionV>
                  <wp:extent cx="3816896" cy="1214660"/>
                  <wp:effectExtent l="0" t="0" r="0" b="5080"/>
                  <wp:wrapNone/>
                  <wp:docPr id="95666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633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12" cy="1216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Consider triangle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ABC</m:t>
              </m:r>
            </m:oMath>
            <w:r>
              <w:t xml:space="preserve"> with exterior angle </w:t>
            </w:r>
            <m:oMath>
              <m:r>
                <w:rPr>
                  <w:rFonts w:ascii="Cambria Math" w:hAnsi="Cambria Math"/>
                </w:rPr>
                <m:t>∠BCD.</m:t>
              </m:r>
            </m:oMath>
          </w:p>
          <w:p w14:paraId="30C256E1" w14:textId="77777777" w:rsidR="00AA15C8" w:rsidRPr="008637A1" w:rsidRDefault="00AA15C8" w:rsidP="00AA15C8">
            <w:pPr>
              <w:spacing w:line="360" w:lineRule="auto"/>
            </w:pPr>
            <w:r>
              <w:t xml:space="preserve">Construct line </w:t>
            </w:r>
            <m:oMath>
              <m:r>
                <w:rPr>
                  <w:rFonts w:ascii="Cambria Math" w:hAnsi="Cambria Math"/>
                </w:rPr>
                <m:t>CE</m:t>
              </m:r>
            </m:oMath>
            <w:r>
              <w:t xml:space="preserve"> parallel to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  <w:p w14:paraId="2A8BD20D" w14:textId="77777777" w:rsidR="00AA15C8" w:rsidRPr="008637A1" w:rsidRDefault="00AA15C8" w:rsidP="00AA15C8">
            <w:pPr>
              <w:spacing w:line="360" w:lineRule="auto"/>
            </w:pPr>
          </w:p>
          <w:p w14:paraId="51060E2B" w14:textId="77777777" w:rsidR="00AA15C8" w:rsidRPr="008637A1" w:rsidRDefault="00AA15C8" w:rsidP="00AA15C8">
            <w:pPr>
              <w:spacing w:line="360" w:lineRule="auto"/>
            </w:pPr>
          </w:p>
          <w:p w14:paraId="705A7277" w14:textId="77777777" w:rsidR="00AA15C8" w:rsidRPr="008637A1" w:rsidRDefault="00AA15C8" w:rsidP="00AA15C8">
            <w:pPr>
              <w:spacing w:line="360" w:lineRule="auto"/>
            </w:pPr>
          </w:p>
          <w:p w14:paraId="58E6402E" w14:textId="77777777" w:rsidR="00AA15C8" w:rsidRPr="008637A1" w:rsidRDefault="00AA15C8" w:rsidP="00AA15C8">
            <w:pPr>
              <w:spacing w:line="360" w:lineRule="auto"/>
            </w:pPr>
          </w:p>
          <w:p w14:paraId="143915C8" w14:textId="77777777" w:rsidR="00AA15C8" w:rsidRDefault="00AA15C8" w:rsidP="00AA15C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∠BAC=∠ECD</m:t>
              </m:r>
            </m:oMath>
            <w:r>
              <w:t xml:space="preserve"> </w:t>
            </w:r>
            <w:r>
              <w:tab/>
              <w:t>(………………………………………)</w:t>
            </w:r>
          </w:p>
          <w:p w14:paraId="6D0550CD" w14:textId="77777777" w:rsidR="00AA15C8" w:rsidRPr="008637A1" w:rsidRDefault="00AA15C8" w:rsidP="00AA15C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∠ABC=∠</m:t>
              </m:r>
            </m:oMath>
            <w:r>
              <w:t xml:space="preserve"> …… (alternate angles on || lines)</w:t>
            </w:r>
          </w:p>
          <w:p w14:paraId="7FF9BCAF" w14:textId="77777777" w:rsidR="00AA15C8" w:rsidRDefault="00AA15C8" w:rsidP="00AA15C8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∴∠BCD=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…………</w:t>
            </w:r>
          </w:p>
          <w:p w14:paraId="799F0A7A" w14:textId="2AC87B4A" w:rsidR="00D77BF2" w:rsidRPr="00343657" w:rsidRDefault="00AA15C8" w:rsidP="00AA15C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The exterior angle of a triangle is equal to the ……… of the two opposite interior angles.</w:t>
            </w:r>
          </w:p>
        </w:tc>
      </w:tr>
    </w:tbl>
    <w:p w14:paraId="6DDAADC0" w14:textId="77777777" w:rsidR="00D77BF2" w:rsidRDefault="00D77BF2" w:rsidP="00D77BF2">
      <w:pPr>
        <w:rPr>
          <w:rFonts w:asciiTheme="majorHAnsi" w:hAnsiTheme="majorHAnsi" w:cstheme="majorHAnsi"/>
        </w:rPr>
      </w:pPr>
    </w:p>
    <w:p w14:paraId="79C60BBB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1915EF0C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4AE84E0F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344D58A3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52BECECB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6D1EE540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206C85CB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2E99AE10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0DA2C1F4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26B7A032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4AAE73FD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3F914340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6C6221F0" w14:textId="77777777" w:rsidR="00AA15C8" w:rsidRDefault="00AA15C8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15C8" w:rsidRPr="00343657" w14:paraId="376CECA3" w14:textId="77777777" w:rsidTr="00E510C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DB0C1F" w14:textId="2F4569B6" w:rsidR="00AA15C8" w:rsidRPr="00CB3521" w:rsidRDefault="00AA15C8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Exterior Angle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Theorem</w:t>
            </w:r>
          </w:p>
        </w:tc>
      </w:tr>
      <w:tr w:rsidR="00AA15C8" w:rsidRPr="00343657" w14:paraId="718005B5" w14:textId="77777777" w:rsidTr="00E510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BEE7DA" w14:textId="72488A73" w:rsidR="00AA15C8" w:rsidRDefault="00AA15C8" w:rsidP="00E510CE">
            <w:pPr>
              <w:spacing w:before="100" w:after="100"/>
              <w:rPr>
                <w:rFonts w:asciiTheme="majorHAnsi" w:hAnsiTheme="majorHAnsi" w:cstheme="majorHAnsi"/>
              </w:rPr>
            </w:pPr>
            <w:r w:rsidRPr="008637A1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70947E84" wp14:editId="7CF9FB68">
                  <wp:simplePos x="0" y="0"/>
                  <wp:positionH relativeFrom="column">
                    <wp:posOffset>1645285</wp:posOffset>
                  </wp:positionH>
                  <wp:positionV relativeFrom="paragraph">
                    <wp:posOffset>173127</wp:posOffset>
                  </wp:positionV>
                  <wp:extent cx="3212820" cy="1016758"/>
                  <wp:effectExtent l="0" t="0" r="6985" b="0"/>
                  <wp:wrapNone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79" b="20478"/>
                          <a:stretch/>
                        </pic:blipFill>
                        <pic:spPr bwMode="auto">
                          <a:xfrm>
                            <a:off x="0" y="0"/>
                            <a:ext cx="3212820" cy="1016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D190B3" w14:textId="2D13F91D" w:rsidR="00AA15C8" w:rsidRPr="00BE3C4D" w:rsidRDefault="00AA15C8" w:rsidP="00E510CE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8A9228E" w14:textId="77777777" w:rsidR="00AA15C8" w:rsidRDefault="00AA15C8" w:rsidP="00E510C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B9F816C" w14:textId="77777777" w:rsidR="00AA15C8" w:rsidRDefault="00AA15C8" w:rsidP="00E510C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D48D08D" w14:textId="77777777" w:rsidR="00AA15C8" w:rsidRDefault="00AA15C8" w:rsidP="00E510C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134CBEC" w14:textId="4D7589DD" w:rsidR="00AA15C8" w:rsidRPr="00023FDB" w:rsidRDefault="00AA15C8" w:rsidP="00E510CE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color w:val="3296FA" w:themeColor="accent1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color w:val="FA6464" w:themeColor="accent3"/>
                    <w:sz w:val="28"/>
                    <w:szCs w:val="28"/>
                  </w:rPr>
                  <m:t>z</m:t>
                </m:r>
              </m:oMath>
            </m:oMathPara>
          </w:p>
        </w:tc>
      </w:tr>
    </w:tbl>
    <w:p w14:paraId="757837A9" w14:textId="77777777" w:rsidR="00AA15C8" w:rsidRDefault="00AA15C8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77BF2" w:rsidRPr="00273DC4" w14:paraId="707A1A3B" w14:textId="77777777" w:rsidTr="00E510C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948949C" w14:textId="36967F1B" w:rsidR="00D77BF2" w:rsidRPr="00273DC4" w:rsidRDefault="00AA15C8" w:rsidP="009819DF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D77BF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Exterior angles and interior opposite angles</w:t>
            </w:r>
          </w:p>
        </w:tc>
      </w:tr>
      <w:tr w:rsidR="00AA15C8" w:rsidRPr="001D540C" w14:paraId="15EEBCBA" w14:textId="77777777" w:rsidTr="00E510CE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938DFCD" w14:textId="7CAFB66D" w:rsidR="00AA15C8" w:rsidRPr="005A7494" w:rsidRDefault="00AA15C8" w:rsidP="00AA15C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Indicate the two interior angles opposite the exterior angle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 these diagrams</w:t>
            </w:r>
          </w:p>
        </w:tc>
      </w:tr>
      <w:tr w:rsidR="00AA15C8" w:rsidRPr="001D540C" w14:paraId="49986AC5" w14:textId="77777777" w:rsidTr="00E510C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F65BE5" w14:textId="3A25CB3C" w:rsidR="00AA15C8" w:rsidRDefault="00AA15C8" w:rsidP="009819DF">
            <w:pPr>
              <w:numPr>
                <w:ilvl w:val="0"/>
                <w:numId w:val="32"/>
              </w:numPr>
              <w:spacing w:after="100" w:line="276" w:lineRule="auto"/>
              <w:contextualSpacing/>
            </w:pPr>
            <w:r w:rsidRPr="00883D48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19960DB5" wp14:editId="365A0049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53340</wp:posOffset>
                  </wp:positionV>
                  <wp:extent cx="1116330" cy="977265"/>
                  <wp:effectExtent l="0" t="0" r="7620" b="0"/>
                  <wp:wrapNone/>
                  <wp:docPr id="143983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31419" name="Picture 1"/>
                          <pic:cNvPicPr/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91" r="76954" b="50311"/>
                          <a:stretch/>
                        </pic:blipFill>
                        <pic:spPr bwMode="auto">
                          <a:xfrm>
                            <a:off x="0" y="0"/>
                            <a:ext cx="1116330" cy="977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3D48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76FD1A6D" wp14:editId="07DFF8D7">
                  <wp:simplePos x="0" y="0"/>
                  <wp:positionH relativeFrom="column">
                    <wp:posOffset>2559050</wp:posOffset>
                  </wp:positionH>
                  <wp:positionV relativeFrom="paragraph">
                    <wp:posOffset>85090</wp:posOffset>
                  </wp:positionV>
                  <wp:extent cx="1214120" cy="770255"/>
                  <wp:effectExtent l="0" t="0" r="5080" b="0"/>
                  <wp:wrapNone/>
                  <wp:docPr id="981536614" name="Picture 981536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31419" name="Picture 1"/>
                          <pic:cNvPicPr/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007" t="1367" r="39042" b="59423"/>
                          <a:stretch/>
                        </pic:blipFill>
                        <pic:spPr bwMode="auto">
                          <a:xfrm>
                            <a:off x="0" y="0"/>
                            <a:ext cx="121412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3D48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7BB673BD" wp14:editId="7A4017DA">
                  <wp:simplePos x="0" y="0"/>
                  <wp:positionH relativeFrom="column">
                    <wp:posOffset>4753610</wp:posOffset>
                  </wp:positionH>
                  <wp:positionV relativeFrom="paragraph">
                    <wp:posOffset>60960</wp:posOffset>
                  </wp:positionV>
                  <wp:extent cx="1214120" cy="797560"/>
                  <wp:effectExtent l="0" t="0" r="5080" b="2540"/>
                  <wp:wrapNone/>
                  <wp:docPr id="815893708" name="Picture 815893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31419" name="Picture 1"/>
                          <pic:cNvPicPr/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034" r="3015" b="59423"/>
                          <a:stretch/>
                        </pic:blipFill>
                        <pic:spPr bwMode="auto">
                          <a:xfrm>
                            <a:off x="0" y="0"/>
                            <a:ext cx="1214120" cy="797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3D48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3AC3C4CB" wp14:editId="424C0A9E">
                  <wp:simplePos x="0" y="0"/>
                  <wp:positionH relativeFrom="column">
                    <wp:posOffset>269875</wp:posOffset>
                  </wp:positionH>
                  <wp:positionV relativeFrom="paragraph">
                    <wp:posOffset>1258570</wp:posOffset>
                  </wp:positionV>
                  <wp:extent cx="1504315" cy="977265"/>
                  <wp:effectExtent l="0" t="0" r="635" b="0"/>
                  <wp:wrapNone/>
                  <wp:docPr id="1687788017" name="Picture 1687788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31419" name="Picture 1"/>
                          <pic:cNvPicPr/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9" t="50311" r="70254"/>
                          <a:stretch/>
                        </pic:blipFill>
                        <pic:spPr bwMode="auto">
                          <a:xfrm>
                            <a:off x="0" y="0"/>
                            <a:ext cx="1504315" cy="977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3D48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4B9C7705" wp14:editId="782BC5B1">
                  <wp:simplePos x="0" y="0"/>
                  <wp:positionH relativeFrom="column">
                    <wp:posOffset>2559685</wp:posOffset>
                  </wp:positionH>
                  <wp:positionV relativeFrom="paragraph">
                    <wp:posOffset>1297940</wp:posOffset>
                  </wp:positionV>
                  <wp:extent cx="1080770" cy="946785"/>
                  <wp:effectExtent l="0" t="0" r="5080" b="5715"/>
                  <wp:wrapNone/>
                  <wp:docPr id="1569022317" name="Picture 1569022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31419" name="Picture 1"/>
                          <pic:cNvPicPr/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007" t="48478" r="41323" b="3322"/>
                          <a:stretch/>
                        </pic:blipFill>
                        <pic:spPr bwMode="auto">
                          <a:xfrm>
                            <a:off x="0" y="0"/>
                            <a:ext cx="1080770" cy="946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3D48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1F52D944" wp14:editId="755C7CC7">
                  <wp:simplePos x="0" y="0"/>
                  <wp:positionH relativeFrom="column">
                    <wp:posOffset>4754245</wp:posOffset>
                  </wp:positionH>
                  <wp:positionV relativeFrom="paragraph">
                    <wp:posOffset>1258570</wp:posOffset>
                  </wp:positionV>
                  <wp:extent cx="1348105" cy="976630"/>
                  <wp:effectExtent l="0" t="0" r="4445" b="0"/>
                  <wp:wrapNone/>
                  <wp:docPr id="253210439" name="Picture 253210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31419" name="Picture 1"/>
                          <pic:cNvPicPr/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034" t="50278" r="694"/>
                          <a:stretch/>
                        </pic:blipFill>
                        <pic:spPr bwMode="auto">
                          <a:xfrm>
                            <a:off x="0" y="0"/>
                            <a:ext cx="1348105" cy="976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305A67" w14:textId="7C54C093" w:rsidR="00AA15C8" w:rsidRDefault="00AA15C8" w:rsidP="00AA15C8">
            <w:pPr>
              <w:spacing w:after="100" w:line="276" w:lineRule="auto"/>
              <w:contextualSpacing/>
            </w:pPr>
          </w:p>
          <w:p w14:paraId="1B08DEC9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3E5795CB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411A5F3E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677AADA4" w14:textId="77777777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F84880" w14:textId="77777777" w:rsidR="00AA15C8" w:rsidRDefault="00AA15C8" w:rsidP="009819DF">
            <w:pPr>
              <w:numPr>
                <w:ilvl w:val="0"/>
                <w:numId w:val="32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7A02228D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3EF46313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4089A073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7ADD3FBA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686458FF" w14:textId="77777777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3C04D8" w14:textId="77777777" w:rsidR="00AA15C8" w:rsidRDefault="00AA15C8" w:rsidP="009819DF">
            <w:pPr>
              <w:numPr>
                <w:ilvl w:val="0"/>
                <w:numId w:val="32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2E929694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48A789E0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5E61359B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52527657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6CB72878" w14:textId="77777777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A15C8" w:rsidRPr="001D540C" w14:paraId="774444C7" w14:textId="77777777" w:rsidTr="00E510C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C4A6D7" w14:textId="77777777" w:rsidR="00AA15C8" w:rsidRDefault="00AA15C8" w:rsidP="009819DF">
            <w:pPr>
              <w:numPr>
                <w:ilvl w:val="0"/>
                <w:numId w:val="32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32414D5D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0E41B8A9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0A55F700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1EF1790B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30BD5DC2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5F3E425A" w14:textId="77777777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E2CE9D" w14:textId="77777777" w:rsidR="00AA15C8" w:rsidRDefault="00AA15C8" w:rsidP="009819DF">
            <w:pPr>
              <w:numPr>
                <w:ilvl w:val="0"/>
                <w:numId w:val="32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5C1D233E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64DDE2EE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2F57A365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502438DA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18A5D0E6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72845268" w14:textId="77777777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92CB2F" w14:textId="77777777" w:rsidR="00AA15C8" w:rsidRDefault="00AA15C8" w:rsidP="009819DF">
            <w:pPr>
              <w:numPr>
                <w:ilvl w:val="0"/>
                <w:numId w:val="32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5A89B346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6FAF5F2A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35E2CD30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58E678E3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1CB87D20" w14:textId="77777777" w:rsidR="00AA15C8" w:rsidRDefault="00AA15C8" w:rsidP="00AA15C8">
            <w:pPr>
              <w:spacing w:after="100" w:line="276" w:lineRule="auto"/>
              <w:contextualSpacing/>
            </w:pPr>
          </w:p>
          <w:p w14:paraId="595A4635" w14:textId="77777777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A15C8" w:rsidRPr="001D540C" w14:paraId="4B0A043D" w14:textId="77777777" w:rsidTr="00E510CE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6245627" w14:textId="26C9E093" w:rsidR="00AA15C8" w:rsidRPr="005A7494" w:rsidRDefault="00AA15C8" w:rsidP="00AA15C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For each triangle, write an equation using exterior angle theorem.</w:t>
            </w:r>
          </w:p>
        </w:tc>
      </w:tr>
      <w:tr w:rsidR="00AA15C8" w:rsidRPr="001D540C" w14:paraId="103F552A" w14:textId="77777777" w:rsidTr="00E510C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B93568" w14:textId="77777777" w:rsidR="00AA15C8" w:rsidRDefault="00AA15C8" w:rsidP="009819DF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423C99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21D4283B" wp14:editId="631836B9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66040</wp:posOffset>
                  </wp:positionV>
                  <wp:extent cx="1676400" cy="1132748"/>
                  <wp:effectExtent l="0" t="0" r="0" b="0"/>
                  <wp:wrapNone/>
                  <wp:docPr id="1783783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83402" name=""/>
                          <pic:cNvPicPr/>
                        </pic:nvPicPr>
                        <pic:blipFill rotWithShape="1">
                          <a:blip r:embed="rId83"/>
                          <a:srcRect r="69893" b="24801"/>
                          <a:stretch/>
                        </pic:blipFill>
                        <pic:spPr bwMode="auto">
                          <a:xfrm>
                            <a:off x="0" y="0"/>
                            <a:ext cx="1676400" cy="1132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428DA1" w14:textId="77777777" w:rsidR="00AA15C8" w:rsidRDefault="00AA15C8" w:rsidP="00AA15C8">
            <w:pPr>
              <w:spacing w:line="360" w:lineRule="auto"/>
            </w:pPr>
          </w:p>
          <w:p w14:paraId="314031D4" w14:textId="77777777" w:rsidR="00AA15C8" w:rsidRDefault="00AA15C8" w:rsidP="00AA15C8">
            <w:pPr>
              <w:spacing w:line="360" w:lineRule="auto"/>
            </w:pPr>
          </w:p>
          <w:p w14:paraId="06C471C7" w14:textId="77777777" w:rsidR="00AA15C8" w:rsidRDefault="00AA15C8" w:rsidP="00AA15C8">
            <w:pPr>
              <w:spacing w:line="360" w:lineRule="auto"/>
            </w:pPr>
          </w:p>
          <w:p w14:paraId="394D9804" w14:textId="77777777" w:rsidR="00AA15C8" w:rsidRDefault="00AA15C8" w:rsidP="00AA15C8">
            <w:pPr>
              <w:spacing w:line="360" w:lineRule="auto"/>
            </w:pPr>
          </w:p>
          <w:p w14:paraId="70CD982F" w14:textId="77777777" w:rsidR="00AA15C8" w:rsidRDefault="00AA15C8" w:rsidP="00AA15C8">
            <w:pPr>
              <w:spacing w:line="360" w:lineRule="auto"/>
            </w:pPr>
          </w:p>
          <w:p w14:paraId="1A542EE6" w14:textId="77777777" w:rsidR="00AA15C8" w:rsidRDefault="00AA15C8" w:rsidP="00AA15C8">
            <w:pPr>
              <w:spacing w:line="360" w:lineRule="auto"/>
            </w:pPr>
          </w:p>
          <w:p w14:paraId="6CABD608" w14:textId="2A97EFB8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 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4BC8E5" w14:textId="77777777" w:rsidR="00AA15C8" w:rsidRDefault="00AA15C8" w:rsidP="009819DF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423C99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5930BADE" wp14:editId="3D7DABFE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66040</wp:posOffset>
                  </wp:positionV>
                  <wp:extent cx="1676400" cy="1132748"/>
                  <wp:effectExtent l="0" t="0" r="0" b="0"/>
                  <wp:wrapNone/>
                  <wp:docPr id="1372337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83402" name=""/>
                          <pic:cNvPicPr/>
                        </pic:nvPicPr>
                        <pic:blipFill rotWithShape="1">
                          <a:blip r:embed="rId83"/>
                          <a:srcRect r="69893" b="24801"/>
                          <a:stretch/>
                        </pic:blipFill>
                        <pic:spPr bwMode="auto">
                          <a:xfrm>
                            <a:off x="0" y="0"/>
                            <a:ext cx="1676400" cy="1132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66BBA6" w14:textId="77777777" w:rsidR="00AA15C8" w:rsidRDefault="00AA15C8" w:rsidP="00AA15C8">
            <w:pPr>
              <w:spacing w:line="360" w:lineRule="auto"/>
            </w:pPr>
          </w:p>
          <w:p w14:paraId="6A39D3ED" w14:textId="77777777" w:rsidR="00AA15C8" w:rsidRDefault="00AA15C8" w:rsidP="00AA15C8">
            <w:pPr>
              <w:spacing w:line="360" w:lineRule="auto"/>
            </w:pPr>
          </w:p>
          <w:p w14:paraId="4784186B" w14:textId="77777777" w:rsidR="00AA15C8" w:rsidRDefault="00AA15C8" w:rsidP="00AA15C8">
            <w:pPr>
              <w:spacing w:line="360" w:lineRule="auto"/>
            </w:pPr>
          </w:p>
          <w:p w14:paraId="31A99B3C" w14:textId="77777777" w:rsidR="00AA15C8" w:rsidRDefault="00AA15C8" w:rsidP="00AA15C8">
            <w:pPr>
              <w:spacing w:line="360" w:lineRule="auto"/>
            </w:pPr>
          </w:p>
          <w:p w14:paraId="52B528E2" w14:textId="77777777" w:rsidR="00AA15C8" w:rsidRDefault="00AA15C8" w:rsidP="00AA15C8">
            <w:pPr>
              <w:spacing w:line="360" w:lineRule="auto"/>
            </w:pPr>
          </w:p>
          <w:p w14:paraId="0AEE4903" w14:textId="77777777" w:rsidR="00AA15C8" w:rsidRDefault="00AA15C8" w:rsidP="00AA15C8">
            <w:pPr>
              <w:spacing w:line="360" w:lineRule="auto"/>
            </w:pPr>
          </w:p>
          <w:p w14:paraId="173EE26D" w14:textId="7273A292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 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A4F43D" w14:textId="77777777" w:rsidR="00AA15C8" w:rsidRDefault="00AA15C8" w:rsidP="009819DF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423C99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276A182D" wp14:editId="2C2E3E21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66040</wp:posOffset>
                  </wp:positionV>
                  <wp:extent cx="1676400" cy="1132748"/>
                  <wp:effectExtent l="0" t="0" r="0" b="0"/>
                  <wp:wrapNone/>
                  <wp:docPr id="1157511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83402" name=""/>
                          <pic:cNvPicPr/>
                        </pic:nvPicPr>
                        <pic:blipFill rotWithShape="1">
                          <a:blip r:embed="rId83"/>
                          <a:srcRect r="69893" b="24801"/>
                          <a:stretch/>
                        </pic:blipFill>
                        <pic:spPr bwMode="auto">
                          <a:xfrm>
                            <a:off x="0" y="0"/>
                            <a:ext cx="1676400" cy="1132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3AAA2B" w14:textId="77777777" w:rsidR="00AA15C8" w:rsidRDefault="00AA15C8" w:rsidP="00AA15C8">
            <w:pPr>
              <w:spacing w:line="360" w:lineRule="auto"/>
            </w:pPr>
          </w:p>
          <w:p w14:paraId="589EFD93" w14:textId="77777777" w:rsidR="00AA15C8" w:rsidRDefault="00AA15C8" w:rsidP="00AA15C8">
            <w:pPr>
              <w:spacing w:line="360" w:lineRule="auto"/>
            </w:pPr>
          </w:p>
          <w:p w14:paraId="6672D4F4" w14:textId="77777777" w:rsidR="00AA15C8" w:rsidRDefault="00AA15C8" w:rsidP="00AA15C8">
            <w:pPr>
              <w:spacing w:line="360" w:lineRule="auto"/>
            </w:pPr>
          </w:p>
          <w:p w14:paraId="5E608BB3" w14:textId="77777777" w:rsidR="00AA15C8" w:rsidRDefault="00AA15C8" w:rsidP="00AA15C8">
            <w:pPr>
              <w:spacing w:line="360" w:lineRule="auto"/>
            </w:pPr>
          </w:p>
          <w:p w14:paraId="38DC43EB" w14:textId="77777777" w:rsidR="00AA15C8" w:rsidRDefault="00AA15C8" w:rsidP="00AA15C8">
            <w:pPr>
              <w:spacing w:line="360" w:lineRule="auto"/>
            </w:pPr>
          </w:p>
          <w:p w14:paraId="75266BCE" w14:textId="77777777" w:rsidR="00AA15C8" w:rsidRDefault="00AA15C8" w:rsidP="00AA15C8">
            <w:pPr>
              <w:spacing w:line="360" w:lineRule="auto"/>
            </w:pPr>
          </w:p>
          <w:p w14:paraId="62812A44" w14:textId="5E02AB14" w:rsidR="00AA15C8" w:rsidRPr="00AA15C8" w:rsidRDefault="00AA15C8" w:rsidP="00AA15C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 ………</w:t>
            </w:r>
          </w:p>
        </w:tc>
      </w:tr>
    </w:tbl>
    <w:p w14:paraId="478FA4A3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1C5C9FD0" w14:textId="77777777" w:rsidR="00AA15C8" w:rsidRDefault="00AA15C8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15C8" w:rsidRPr="00343657" w14:paraId="3BB8BF31" w14:textId="77777777" w:rsidTr="00E510C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21DC91A" w14:textId="77777777" w:rsidR="00AA15C8" w:rsidRPr="009E164A" w:rsidRDefault="00AA15C8" w:rsidP="009819D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A15C8" w:rsidRPr="00343657" w14:paraId="2E07CB3D" w14:textId="77777777" w:rsidTr="00E510CE">
        <w:tc>
          <w:tcPr>
            <w:tcW w:w="10205" w:type="dxa"/>
          </w:tcPr>
          <w:p w14:paraId="37936EA0" w14:textId="7CE21FDF" w:rsidR="00AA15C8" w:rsidRPr="00AA15C8" w:rsidRDefault="00AA15C8" w:rsidP="009819DF">
            <w:pPr>
              <w:pStyle w:val="ListParagraph"/>
              <w:numPr>
                <w:ilvl w:val="0"/>
                <w:numId w:val="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exterior angle of a triangle is the …………… of the two interior opposite angles.</w:t>
            </w:r>
          </w:p>
        </w:tc>
      </w:tr>
    </w:tbl>
    <w:p w14:paraId="18372AAD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3CD473C7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360F4533" w14:textId="77777777" w:rsidR="00AA15C8" w:rsidRDefault="00AA15C8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77BF2" w:rsidRPr="00273DC4" w14:paraId="5C3AEDEF" w14:textId="77777777" w:rsidTr="00E510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C2F4ED" w14:textId="3670C261" w:rsidR="00D77BF2" w:rsidRPr="00273DC4" w:rsidRDefault="00D77BF2" w:rsidP="009819D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A15C8" w:rsidRPr="00AA15C8">
              <w:rPr>
                <w:rFonts w:asciiTheme="majorHAnsi" w:hAnsiTheme="majorHAnsi" w:cstheme="majorHAnsi"/>
                <w:color w:val="auto"/>
                <w:spacing w:val="15"/>
              </w:rPr>
              <w:t>Solve problems involving the exterior angle theorem</w:t>
            </w:r>
          </w:p>
        </w:tc>
      </w:tr>
      <w:tr w:rsidR="00AA15C8" w:rsidRPr="00343657" w14:paraId="46C37E74" w14:textId="77777777" w:rsidTr="00E510C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3915C8" w14:textId="77777777" w:rsidR="00AA15C8" w:rsidRDefault="00AA15C8" w:rsidP="00AA15C8">
            <w:pPr>
              <w:spacing w:after="100" w:line="276" w:lineRule="auto"/>
            </w:pPr>
            <w:r w:rsidRPr="0071301F">
              <w:rPr>
                <w:noProof/>
                <w:color w:val="FA6464" w:themeColor="accent3"/>
              </w:rPr>
              <w:drawing>
                <wp:anchor distT="0" distB="0" distL="114300" distR="114300" simplePos="0" relativeHeight="251860992" behindDoc="0" locked="0" layoutInCell="1" allowOverlap="1" wp14:anchorId="7AB13901" wp14:editId="7BE4CC21">
                  <wp:simplePos x="0" y="0"/>
                  <wp:positionH relativeFrom="column">
                    <wp:posOffset>677989</wp:posOffset>
                  </wp:positionH>
                  <wp:positionV relativeFrom="paragraph">
                    <wp:posOffset>60025</wp:posOffset>
                  </wp:positionV>
                  <wp:extent cx="1698492" cy="670956"/>
                  <wp:effectExtent l="0" t="0" r="0" b="0"/>
                  <wp:wrapNone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92" cy="670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057047" w14:textId="77777777" w:rsidR="00AA15C8" w:rsidRDefault="00AA15C8" w:rsidP="00AA15C8">
            <w:pPr>
              <w:spacing w:after="100" w:line="276" w:lineRule="auto"/>
            </w:pPr>
          </w:p>
          <w:p w14:paraId="23B1065F" w14:textId="77777777" w:rsidR="00AA15C8" w:rsidRDefault="00AA15C8" w:rsidP="00AA15C8">
            <w:pPr>
              <w:spacing w:after="100" w:line="276" w:lineRule="auto"/>
            </w:pPr>
          </w:p>
          <w:p w14:paraId="594E354A" w14:textId="77777777" w:rsidR="00AA15C8" w:rsidRDefault="00AA15C8" w:rsidP="00AA15C8">
            <w:pPr>
              <w:spacing w:after="100" w:line="276" w:lineRule="auto"/>
            </w:pPr>
          </w:p>
          <w:p w14:paraId="285F3C5D" w14:textId="77777777" w:rsidR="00AA15C8" w:rsidRPr="00046B39" w:rsidRDefault="00AA15C8" w:rsidP="00AA15C8">
            <w:pPr>
              <w:spacing w:after="100" w:line="276" w:lineRule="auto"/>
            </w:pPr>
          </w:p>
          <w:p w14:paraId="689B8583" w14:textId="77777777" w:rsidR="00AA15C8" w:rsidRPr="008637A1" w:rsidRDefault="00AA15C8" w:rsidP="00AA15C8">
            <w:pPr>
              <w:spacing w:line="360" w:lineRule="auto"/>
              <w:rPr>
                <w:color w:val="3296FA" w:themeColor="accent1"/>
              </w:rPr>
            </w:pPr>
            <w:r w:rsidRPr="0071301F">
              <w:rPr>
                <w:noProof/>
                <w:color w:val="FA6464" w:themeColor="accent3"/>
              </w:rPr>
              <w:t xml:space="preserve">1. </w:t>
            </w:r>
            <w:r>
              <w:rPr>
                <w:noProof/>
                <w:color w:val="FA6464" w:themeColor="accent3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90+70=a</m:t>
              </m:r>
            </m:oMath>
            <w:r w:rsidRPr="00052C6C">
              <w:rPr>
                <w:rStyle w:val="SolutionChar"/>
              </w:rPr>
              <w:t xml:space="preserve"> (exterior angle theorem)</w:t>
            </w:r>
          </w:p>
          <w:p w14:paraId="63811B95" w14:textId="7EDDBFA9" w:rsidR="00AA15C8" w:rsidRPr="00AA15C8" w:rsidRDefault="00AA15C8" w:rsidP="00AA15C8">
            <w:pPr>
              <w:spacing w:line="360" w:lineRule="auto"/>
            </w:pPr>
            <w:r w:rsidRPr="0071301F">
              <w:rPr>
                <w:color w:val="FA6464" w:themeColor="accent3"/>
              </w:rPr>
              <w:t>3.</w:t>
            </w:r>
            <w:r w:rsidRPr="008637A1">
              <w:rPr>
                <w:color w:val="3296FA" w:themeColor="accent1"/>
              </w:rPr>
              <w:t xml:space="preserve">  </w:t>
            </w:r>
            <w:r>
              <w:rPr>
                <w:color w:val="3296FA" w:themeColor="accent1"/>
              </w:rPr>
              <w:t xml:space="preserve">   </w:t>
            </w:r>
            <w:r w:rsidRPr="008637A1">
              <w:rPr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160°=a</m:t>
              </m:r>
            </m:oMath>
            <w:r w:rsidRPr="008637A1">
              <w:rPr>
                <w:color w:val="3296FA" w:themeColor="accent1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27A930" w14:textId="77777777" w:rsidR="00AA15C8" w:rsidRDefault="00AA15C8" w:rsidP="00AA15C8">
            <w:pPr>
              <w:spacing w:line="360" w:lineRule="auto"/>
              <w:rPr>
                <w:noProof/>
                <w:color w:val="FA6464" w:themeColor="accent3"/>
              </w:rPr>
            </w:pPr>
            <w:r w:rsidRPr="0071301F">
              <w:rPr>
                <w:noProof/>
                <w:color w:val="FA6464" w:themeColor="accent3"/>
              </w:rPr>
              <w:drawing>
                <wp:anchor distT="0" distB="0" distL="114300" distR="114300" simplePos="0" relativeHeight="251862016" behindDoc="0" locked="0" layoutInCell="1" allowOverlap="1" wp14:anchorId="6B0B1527" wp14:editId="23377685">
                  <wp:simplePos x="0" y="0"/>
                  <wp:positionH relativeFrom="column">
                    <wp:posOffset>1263326</wp:posOffset>
                  </wp:positionH>
                  <wp:positionV relativeFrom="paragraph">
                    <wp:posOffset>62518</wp:posOffset>
                  </wp:positionV>
                  <wp:extent cx="1119744" cy="1132764"/>
                  <wp:effectExtent l="0" t="0" r="4445" b="0"/>
                  <wp:wrapNone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 rotWithShape="1"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39"/>
                          <a:stretch/>
                        </pic:blipFill>
                        <pic:spPr bwMode="auto">
                          <a:xfrm>
                            <a:off x="0" y="0"/>
                            <a:ext cx="1119744" cy="1132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928D6D" w14:textId="77777777" w:rsidR="00AA15C8" w:rsidRDefault="00AA15C8" w:rsidP="00AA15C8">
            <w:pPr>
              <w:spacing w:line="360" w:lineRule="auto"/>
              <w:rPr>
                <w:noProof/>
                <w:color w:val="FA6464" w:themeColor="accent3"/>
              </w:rPr>
            </w:pPr>
          </w:p>
          <w:p w14:paraId="49485328" w14:textId="77777777" w:rsidR="00AA15C8" w:rsidRDefault="00AA15C8" w:rsidP="00AA15C8">
            <w:pPr>
              <w:spacing w:line="360" w:lineRule="auto"/>
              <w:rPr>
                <w:noProof/>
                <w:color w:val="FA6464" w:themeColor="accent3"/>
              </w:rPr>
            </w:pPr>
          </w:p>
          <w:p w14:paraId="76AB0716" w14:textId="77777777" w:rsidR="00AA15C8" w:rsidRDefault="00AA15C8" w:rsidP="00AA15C8">
            <w:pPr>
              <w:spacing w:line="360" w:lineRule="auto"/>
              <w:rPr>
                <w:noProof/>
                <w:color w:val="FA6464" w:themeColor="accent3"/>
              </w:rPr>
            </w:pPr>
          </w:p>
          <w:p w14:paraId="1A3BC3DE" w14:textId="77777777" w:rsidR="00AA15C8" w:rsidRDefault="00AA15C8" w:rsidP="00AA15C8">
            <w:pPr>
              <w:spacing w:line="360" w:lineRule="auto"/>
              <w:rPr>
                <w:noProof/>
                <w:color w:val="FA6464" w:themeColor="accent3"/>
              </w:rPr>
            </w:pPr>
          </w:p>
          <w:p w14:paraId="01D5CC48" w14:textId="77777777" w:rsidR="00AA15C8" w:rsidRPr="008637A1" w:rsidRDefault="00AA15C8" w:rsidP="00AA15C8">
            <w:pPr>
              <w:spacing w:line="360" w:lineRule="auto"/>
              <w:rPr>
                <w:color w:val="3296FA" w:themeColor="accent1"/>
              </w:rPr>
            </w:pPr>
            <w:r w:rsidRPr="0071301F">
              <w:rPr>
                <w:noProof/>
                <w:color w:val="FA6464" w:themeColor="accent3"/>
              </w:rPr>
              <w:t xml:space="preserve">1. </w:t>
            </w:r>
            <w:r>
              <w:rPr>
                <w:noProof/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a+60=110</m:t>
              </m:r>
            </m:oMath>
            <w:r w:rsidRPr="00052C6C">
              <w:rPr>
                <w:rStyle w:val="SolutionChar"/>
              </w:rPr>
              <w:t xml:space="preserve"> (exterior angle theorem)</w:t>
            </w:r>
          </w:p>
          <w:p w14:paraId="6B0C025C" w14:textId="6D8416B4" w:rsidR="00AA15C8" w:rsidRPr="00AA15C8" w:rsidRDefault="00AA15C8" w:rsidP="00AA15C8">
            <w:pPr>
              <w:spacing w:line="360" w:lineRule="auto"/>
              <w:rPr>
                <w:color w:val="3296FA" w:themeColor="accent1"/>
              </w:rPr>
            </w:pPr>
            <w:r w:rsidRPr="0071301F">
              <w:rPr>
                <w:color w:val="FA6464" w:themeColor="accent3"/>
              </w:rPr>
              <w:t>3.</w:t>
            </w:r>
            <w:r w:rsidRPr="008637A1">
              <w:rPr>
                <w:color w:val="3296FA" w:themeColor="accent1"/>
              </w:rPr>
              <w:t xml:space="preserve">    </w:t>
            </w:r>
            <w:r>
              <w:rPr>
                <w:color w:val="3296FA" w:themeColor="accent1"/>
              </w:rPr>
              <w:t xml:space="preserve">   </w:t>
            </w:r>
            <w:r w:rsidRPr="008637A1">
              <w:rPr>
                <w:color w:val="3296FA" w:themeColor="accent1"/>
              </w:rPr>
              <w:t xml:space="preserve">     </w:t>
            </w:r>
            <m:oMath>
              <m:r>
                <w:rPr>
                  <w:rStyle w:val="SolutionChar"/>
                  <w:rFonts w:ascii="Cambria Math" w:hAnsi="Cambria Math"/>
                </w:rPr>
                <m:t>a=50°</m:t>
              </m:r>
            </m:oMath>
            <w:r w:rsidRPr="008637A1">
              <w:rPr>
                <w:color w:val="3296FA" w:themeColor="accent1"/>
              </w:rPr>
              <w:t xml:space="preserve"> </w:t>
            </w:r>
          </w:p>
        </w:tc>
      </w:tr>
    </w:tbl>
    <w:p w14:paraId="28883E26" w14:textId="77777777" w:rsidR="00D77BF2" w:rsidRDefault="00D77BF2" w:rsidP="00D77B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77BF2" w:rsidRPr="00273DC4" w14:paraId="1036409A" w14:textId="77777777" w:rsidTr="00E510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A5C2FD" w14:textId="77777777" w:rsidR="00D77BF2" w:rsidRPr="00CB3521" w:rsidRDefault="00D77BF2" w:rsidP="009819D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77BF2" w:rsidRPr="00343657" w14:paraId="6A0E580E" w14:textId="77777777" w:rsidTr="00E510CE">
        <w:tc>
          <w:tcPr>
            <w:tcW w:w="10205" w:type="dxa"/>
            <w:gridSpan w:val="2"/>
            <w:tcBorders>
              <w:bottom w:val="nil"/>
            </w:tcBorders>
          </w:tcPr>
          <w:p w14:paraId="4CB58078" w14:textId="1AFBE503" w:rsidR="00D77BF2" w:rsidRPr="00343657" w:rsidRDefault="00AA15C8" w:rsidP="00E510C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value of the pronumeral in these diagrams.</w:t>
            </w:r>
          </w:p>
        </w:tc>
      </w:tr>
      <w:tr w:rsidR="00AA15C8" w:rsidRPr="00343657" w14:paraId="39CBB67E" w14:textId="77777777" w:rsidTr="00E510C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26E6E3" w14:textId="77777777" w:rsidR="00AA15C8" w:rsidRDefault="00AA15C8" w:rsidP="009819DF">
            <w:pPr>
              <w:numPr>
                <w:ilvl w:val="0"/>
                <w:numId w:val="34"/>
              </w:numPr>
              <w:spacing w:line="276" w:lineRule="auto"/>
              <w:contextualSpacing/>
            </w:pPr>
            <w:r w:rsidRPr="008637A1">
              <w:t xml:space="preserve"> </w:t>
            </w:r>
            <w:r>
              <w:t xml:space="preserve"> </w:t>
            </w:r>
          </w:p>
          <w:p w14:paraId="3D7448F0" w14:textId="77777777" w:rsidR="00AA15C8" w:rsidRDefault="00AA15C8" w:rsidP="00AA15C8">
            <w:pPr>
              <w:spacing w:line="276" w:lineRule="auto"/>
              <w:contextualSpacing/>
            </w:pPr>
          </w:p>
          <w:p w14:paraId="311EFB0D" w14:textId="77777777" w:rsidR="00AA15C8" w:rsidRDefault="00AA15C8" w:rsidP="00AA15C8">
            <w:pPr>
              <w:spacing w:line="276" w:lineRule="auto"/>
              <w:contextualSpacing/>
            </w:pPr>
          </w:p>
          <w:p w14:paraId="0C91EFBA" w14:textId="77777777" w:rsidR="00AA15C8" w:rsidRDefault="00AA15C8" w:rsidP="00AA15C8">
            <w:pPr>
              <w:spacing w:line="276" w:lineRule="auto"/>
              <w:contextualSpacing/>
            </w:pPr>
          </w:p>
          <w:p w14:paraId="55A6696B" w14:textId="77777777" w:rsidR="00AA15C8" w:rsidRDefault="00AA15C8" w:rsidP="00AA15C8">
            <w:pPr>
              <w:spacing w:line="276" w:lineRule="auto"/>
              <w:contextualSpacing/>
            </w:pPr>
          </w:p>
          <w:p w14:paraId="6C270636" w14:textId="77777777" w:rsidR="00AA15C8" w:rsidRPr="008637A1" w:rsidRDefault="00AA15C8" w:rsidP="00AA15C8">
            <w:pPr>
              <w:spacing w:line="276" w:lineRule="auto"/>
              <w:contextualSpacing/>
            </w:pPr>
          </w:p>
          <w:p w14:paraId="30262560" w14:textId="77777777" w:rsidR="00AA15C8" w:rsidRPr="008637A1" w:rsidRDefault="00AA15C8" w:rsidP="00AA15C8">
            <w:pPr>
              <w:spacing w:line="480" w:lineRule="auto"/>
            </w:pP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x=</m:t>
              </m:r>
            </m:oMath>
            <w:r w:rsidRPr="008637A1">
              <w:t xml:space="preserve"> ……… + ………</w:t>
            </w:r>
          </w:p>
          <w:p w14:paraId="4274B31C" w14:textId="77777777" w:rsidR="00AA15C8" w:rsidRDefault="00AA15C8" w:rsidP="00AA15C8">
            <w:pPr>
              <w:spacing w:line="360" w:lineRule="auto"/>
            </w:pPr>
            <w:r w:rsidRPr="008637A1">
              <w:t xml:space="preserve"> </w:t>
            </w:r>
            <w:r>
              <w:tab/>
              <w:t xml:space="preserve"> </w:t>
            </w:r>
            <w:r w:rsidRPr="008637A1"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637A1">
              <w:t xml:space="preserve"> ……………</w:t>
            </w:r>
          </w:p>
          <w:p w14:paraId="12080DD8" w14:textId="77777777" w:rsidR="00AA15C8" w:rsidRDefault="00AA15C8" w:rsidP="00AA15C8"/>
          <w:p w14:paraId="2D1F95DE" w14:textId="5A07D4AF" w:rsidR="00AA15C8" w:rsidRPr="00AA15C8" w:rsidRDefault="00AA15C8" w:rsidP="00AA15C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=110°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7726C5" w14:textId="77777777" w:rsidR="00AA15C8" w:rsidRDefault="00AA15C8" w:rsidP="009819DF">
            <w:pPr>
              <w:numPr>
                <w:ilvl w:val="0"/>
                <w:numId w:val="3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29451C73" wp14:editId="5B6130E8">
                  <wp:simplePos x="0" y="0"/>
                  <wp:positionH relativeFrom="column">
                    <wp:posOffset>-2517775</wp:posOffset>
                  </wp:positionH>
                  <wp:positionV relativeFrom="paragraph">
                    <wp:posOffset>41275</wp:posOffset>
                  </wp:positionV>
                  <wp:extent cx="1595120" cy="1028065"/>
                  <wp:effectExtent l="0" t="0" r="5080" b="635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6">
                            <a:grayscl/>
                          </a:blip>
                          <a:srcRect b="56166"/>
                          <a:stretch/>
                        </pic:blipFill>
                        <pic:spPr bwMode="auto">
                          <a:xfrm>
                            <a:off x="0" y="0"/>
                            <a:ext cx="1595120" cy="1028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3A9E18E9" wp14:editId="5E2E7A4F">
                  <wp:simplePos x="0" y="0"/>
                  <wp:positionH relativeFrom="column">
                    <wp:posOffset>941070</wp:posOffset>
                  </wp:positionH>
                  <wp:positionV relativeFrom="paragraph">
                    <wp:posOffset>-10471</wp:posOffset>
                  </wp:positionV>
                  <wp:extent cx="1371600" cy="1154145"/>
                  <wp:effectExtent l="0" t="0" r="0" b="8255"/>
                  <wp:wrapNone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6">
                            <a:grayscl/>
                          </a:blip>
                          <a:srcRect t="50437" r="14035" b="345"/>
                          <a:stretch/>
                        </pic:blipFill>
                        <pic:spPr bwMode="auto">
                          <a:xfrm>
                            <a:off x="0" y="0"/>
                            <a:ext cx="1371600" cy="115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  <w:r>
              <w:t xml:space="preserve"> </w:t>
            </w:r>
          </w:p>
          <w:p w14:paraId="6B1754AA" w14:textId="77777777" w:rsidR="00AA15C8" w:rsidRDefault="00AA15C8" w:rsidP="00AA15C8">
            <w:pPr>
              <w:spacing w:line="276" w:lineRule="auto"/>
              <w:contextualSpacing/>
            </w:pPr>
          </w:p>
          <w:p w14:paraId="7917FCC2" w14:textId="77777777" w:rsidR="00AA15C8" w:rsidRDefault="00AA15C8" w:rsidP="00AA15C8">
            <w:pPr>
              <w:spacing w:line="276" w:lineRule="auto"/>
              <w:contextualSpacing/>
            </w:pPr>
          </w:p>
          <w:p w14:paraId="28489A2F" w14:textId="77777777" w:rsidR="00AA15C8" w:rsidRDefault="00AA15C8" w:rsidP="00AA15C8">
            <w:pPr>
              <w:spacing w:line="276" w:lineRule="auto"/>
              <w:contextualSpacing/>
            </w:pPr>
          </w:p>
          <w:p w14:paraId="044FD2B9" w14:textId="77777777" w:rsidR="00AA15C8" w:rsidRDefault="00AA15C8" w:rsidP="00AA15C8">
            <w:pPr>
              <w:spacing w:line="276" w:lineRule="auto"/>
              <w:contextualSpacing/>
            </w:pPr>
          </w:p>
          <w:p w14:paraId="0553A7ED" w14:textId="77777777" w:rsidR="00AA15C8" w:rsidRPr="008637A1" w:rsidRDefault="00AA15C8" w:rsidP="00AA15C8">
            <w:pPr>
              <w:spacing w:line="276" w:lineRule="auto"/>
              <w:contextualSpacing/>
            </w:pPr>
          </w:p>
          <w:p w14:paraId="755DE2B8" w14:textId="77777777" w:rsidR="00AA15C8" w:rsidRPr="008637A1" w:rsidRDefault="00AA15C8" w:rsidP="00AA15C8">
            <w:pPr>
              <w:spacing w:line="480" w:lineRule="auto"/>
            </w:pPr>
            <w:r>
              <w:t xml:space="preserve"> </w:t>
            </w:r>
            <w:r>
              <w:tab/>
            </w:r>
            <w:r w:rsidRPr="008637A1">
              <w:t xml:space="preserve">……… </w:t>
            </w:r>
            <m:oMath>
              <m:r>
                <w:rPr>
                  <w:rFonts w:ascii="Cambria Math" w:hAnsi="Cambria Math"/>
                </w:rPr>
                <m:t>+ y=</m:t>
              </m:r>
            </m:oMath>
            <w:r w:rsidRPr="008637A1">
              <w:t xml:space="preserve"> ……… </w:t>
            </w:r>
          </w:p>
          <w:p w14:paraId="2DCFB2D1" w14:textId="77777777" w:rsidR="00AA15C8" w:rsidRDefault="00AA15C8" w:rsidP="00AA15C8">
            <w:pPr>
              <w:spacing w:line="360" w:lineRule="auto"/>
            </w:pPr>
            <w:r w:rsidRPr="008637A1">
              <w:t xml:space="preserve">  </w:t>
            </w:r>
            <w:r>
              <w:tab/>
              <w:t xml:space="preserve">  </w:t>
            </w:r>
            <w:r w:rsidRPr="008637A1">
              <w:t xml:space="preserve">        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 w:rsidRPr="008637A1">
              <w:t xml:space="preserve"> ……… </w:t>
            </w:r>
          </w:p>
          <w:p w14:paraId="140BCD13" w14:textId="77777777" w:rsidR="00AA15C8" w:rsidRDefault="00AA15C8" w:rsidP="00AA15C8">
            <w:pPr>
              <w:spacing w:line="360" w:lineRule="auto"/>
            </w:pPr>
          </w:p>
          <w:p w14:paraId="2FC5293C" w14:textId="23C720E1" w:rsidR="00AA15C8" w:rsidRPr="00AA15C8" w:rsidRDefault="00AA15C8" w:rsidP="00AA15C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=75°</m:t>
              </m:r>
            </m:oMath>
          </w:p>
        </w:tc>
      </w:tr>
      <w:tr w:rsidR="00AA15C8" w:rsidRPr="00343657" w14:paraId="326E9228" w14:textId="77777777" w:rsidTr="00E510C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171678" w14:textId="77777777" w:rsidR="00AA15C8" w:rsidRPr="008637A1" w:rsidRDefault="00AA15C8" w:rsidP="009819DF">
            <w:pPr>
              <w:numPr>
                <w:ilvl w:val="0"/>
                <w:numId w:val="3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0C493795" wp14:editId="6FE61569">
                  <wp:simplePos x="0" y="0"/>
                  <wp:positionH relativeFrom="column">
                    <wp:posOffset>861695</wp:posOffset>
                  </wp:positionH>
                  <wp:positionV relativeFrom="paragraph">
                    <wp:posOffset>82118</wp:posOffset>
                  </wp:positionV>
                  <wp:extent cx="1164566" cy="1168020"/>
                  <wp:effectExtent l="0" t="0" r="0" b="0"/>
                  <wp:wrapNone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566" cy="11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8C5D767" w14:textId="77777777" w:rsidR="00AA15C8" w:rsidRPr="008637A1" w:rsidRDefault="00AA15C8" w:rsidP="00AA15C8"/>
          <w:p w14:paraId="08E57425" w14:textId="77777777" w:rsidR="00AA15C8" w:rsidRPr="008637A1" w:rsidRDefault="00AA15C8" w:rsidP="00AA15C8"/>
          <w:p w14:paraId="65A56E3B" w14:textId="77777777" w:rsidR="00AA15C8" w:rsidRPr="008637A1" w:rsidRDefault="00AA15C8" w:rsidP="00AA15C8"/>
          <w:p w14:paraId="1682AF85" w14:textId="77777777" w:rsidR="00AA15C8" w:rsidRDefault="00AA15C8" w:rsidP="00AA15C8"/>
          <w:p w14:paraId="2E942BE1" w14:textId="77777777" w:rsidR="00AA15C8" w:rsidRDefault="00AA15C8" w:rsidP="00AA15C8"/>
          <w:p w14:paraId="056410D0" w14:textId="77777777" w:rsidR="00AA15C8" w:rsidRDefault="00AA15C8" w:rsidP="00AA15C8"/>
          <w:p w14:paraId="6AE5A645" w14:textId="77777777" w:rsidR="00AA15C8" w:rsidRDefault="00AA15C8" w:rsidP="00AA15C8"/>
          <w:p w14:paraId="07289371" w14:textId="77777777" w:rsidR="00AA15C8" w:rsidRDefault="00AA15C8" w:rsidP="00AA15C8"/>
          <w:p w14:paraId="3AACF898" w14:textId="77777777" w:rsidR="00AA15C8" w:rsidRPr="008637A1" w:rsidRDefault="00AA15C8" w:rsidP="00AA15C8"/>
          <w:p w14:paraId="5724D57E" w14:textId="18C9AEF2" w:rsidR="00AA15C8" w:rsidRPr="00AA15C8" w:rsidRDefault="00AA15C8" w:rsidP="00AA15C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=150°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D04584" w14:textId="77777777" w:rsidR="00AA15C8" w:rsidRDefault="00AA15C8" w:rsidP="009819DF">
            <w:pPr>
              <w:numPr>
                <w:ilvl w:val="0"/>
                <w:numId w:val="3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2744031B" wp14:editId="7737DF46">
                  <wp:simplePos x="0" y="0"/>
                  <wp:positionH relativeFrom="column">
                    <wp:posOffset>1183232</wp:posOffset>
                  </wp:positionH>
                  <wp:positionV relativeFrom="paragraph">
                    <wp:posOffset>82418</wp:posOffset>
                  </wp:positionV>
                  <wp:extent cx="1064655" cy="1244646"/>
                  <wp:effectExtent l="0" t="0" r="2540" b="0"/>
                  <wp:wrapNone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089" cy="124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07DA35" w14:textId="77777777" w:rsidR="00AA15C8" w:rsidRDefault="00AA15C8" w:rsidP="00AA15C8">
            <w:pPr>
              <w:spacing w:line="276" w:lineRule="auto"/>
              <w:contextualSpacing/>
            </w:pPr>
          </w:p>
          <w:p w14:paraId="5D4AE364" w14:textId="77777777" w:rsidR="00AA15C8" w:rsidRDefault="00AA15C8" w:rsidP="00AA15C8">
            <w:pPr>
              <w:spacing w:line="276" w:lineRule="auto"/>
              <w:contextualSpacing/>
            </w:pPr>
          </w:p>
          <w:p w14:paraId="1D025FC0" w14:textId="77777777" w:rsidR="00AA15C8" w:rsidRDefault="00AA15C8" w:rsidP="00AA15C8">
            <w:pPr>
              <w:spacing w:line="276" w:lineRule="auto"/>
              <w:contextualSpacing/>
            </w:pPr>
          </w:p>
          <w:p w14:paraId="7F201C37" w14:textId="77777777" w:rsidR="00AA15C8" w:rsidRDefault="00AA15C8" w:rsidP="00AA15C8">
            <w:pPr>
              <w:spacing w:line="276" w:lineRule="auto"/>
              <w:contextualSpacing/>
            </w:pPr>
          </w:p>
          <w:p w14:paraId="0DE77786" w14:textId="77777777" w:rsidR="00AA15C8" w:rsidRDefault="00AA15C8" w:rsidP="00AA15C8">
            <w:pPr>
              <w:spacing w:line="276" w:lineRule="auto"/>
              <w:contextualSpacing/>
            </w:pPr>
          </w:p>
          <w:p w14:paraId="03E107CE" w14:textId="77777777" w:rsidR="00AA15C8" w:rsidRDefault="00AA15C8" w:rsidP="00AA15C8">
            <w:pPr>
              <w:spacing w:line="276" w:lineRule="auto"/>
              <w:contextualSpacing/>
            </w:pPr>
          </w:p>
          <w:p w14:paraId="6AF51F2F" w14:textId="77777777" w:rsidR="00AA15C8" w:rsidRDefault="00AA15C8" w:rsidP="00AA15C8">
            <w:pPr>
              <w:spacing w:line="276" w:lineRule="auto"/>
              <w:contextualSpacing/>
            </w:pPr>
          </w:p>
          <w:p w14:paraId="58BA3480" w14:textId="77777777" w:rsidR="00AA15C8" w:rsidRDefault="00AA15C8" w:rsidP="00AA15C8">
            <w:pPr>
              <w:spacing w:line="276" w:lineRule="auto"/>
              <w:contextualSpacing/>
            </w:pPr>
          </w:p>
          <w:p w14:paraId="3B1F14D2" w14:textId="7A7CF806" w:rsidR="00AA15C8" w:rsidRPr="00AA15C8" w:rsidRDefault="00AA15C8" w:rsidP="00AA15C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=80°</m:t>
              </m:r>
            </m:oMath>
          </w:p>
        </w:tc>
      </w:tr>
    </w:tbl>
    <w:p w14:paraId="5294943E" w14:textId="77777777" w:rsidR="00D77BF2" w:rsidRDefault="00D77BF2" w:rsidP="00D77BF2">
      <w:pPr>
        <w:rPr>
          <w:rFonts w:asciiTheme="majorHAnsi" w:hAnsiTheme="majorHAnsi" w:cstheme="majorHAnsi"/>
        </w:rPr>
      </w:pPr>
    </w:p>
    <w:p w14:paraId="480C2C14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2BD9C112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6A083912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1AC4D8E0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5A4A7B28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66C27159" w14:textId="77777777" w:rsidR="00AA15C8" w:rsidRDefault="00AA15C8" w:rsidP="00D77BF2">
      <w:pPr>
        <w:rPr>
          <w:rFonts w:asciiTheme="majorHAnsi" w:hAnsiTheme="majorHAnsi" w:cstheme="majorHAnsi"/>
        </w:rPr>
      </w:pPr>
    </w:p>
    <w:p w14:paraId="2907FA7F" w14:textId="77777777" w:rsidR="00D77BF2" w:rsidRDefault="00D77BF2" w:rsidP="00D77BF2">
      <w:pPr>
        <w:rPr>
          <w:rFonts w:asciiTheme="majorHAnsi" w:hAnsiTheme="majorHAnsi" w:cstheme="majorHAnsi"/>
        </w:rPr>
      </w:pPr>
    </w:p>
    <w:p w14:paraId="3221AA29" w14:textId="77777777" w:rsidR="00D77BF2" w:rsidRDefault="00D77BF2" w:rsidP="00D77BF2">
      <w:pPr>
        <w:rPr>
          <w:rFonts w:asciiTheme="majorHAnsi" w:hAnsiTheme="majorHAnsi" w:cstheme="majorHAnsi"/>
        </w:rPr>
      </w:pPr>
    </w:p>
    <w:p w14:paraId="6F82064E" w14:textId="77777777" w:rsidR="00AA15C8" w:rsidRPr="008637A1" w:rsidRDefault="00AA15C8" w:rsidP="00AA15C8">
      <w:pPr>
        <w:pStyle w:val="Level"/>
      </w:pPr>
      <w:r w:rsidRPr="008637A1">
        <w:lastRenderedPageBreak/>
        <w:t>Foundation</w:t>
      </w:r>
    </w:p>
    <w:p w14:paraId="6A38E3C8" w14:textId="77777777" w:rsidR="00AA15C8" w:rsidRDefault="00AA15C8" w:rsidP="009819DF">
      <w:pPr>
        <w:numPr>
          <w:ilvl w:val="0"/>
          <w:numId w:val="41"/>
        </w:numPr>
        <w:contextualSpacing/>
      </w:pPr>
      <w:r>
        <w:t xml:space="preserve">Calculate the value of the missing exterior angle using exterior angle theorem.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2C552E" w14:paraId="3CB55486" w14:textId="77777777" w:rsidTr="00E510CE">
        <w:tc>
          <w:tcPr>
            <w:tcW w:w="3449" w:type="dxa"/>
          </w:tcPr>
          <w:p w14:paraId="23875CD4" w14:textId="77777777" w:rsidR="00AA15C8" w:rsidRDefault="00AA15C8" w:rsidP="009819DF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w:bookmarkStart w:id="8" w:name="_Hlk150249613"/>
            <w:r w:rsidRPr="0027207E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6371D968" wp14:editId="21AE63B8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133985</wp:posOffset>
                  </wp:positionV>
                  <wp:extent cx="1537335" cy="962025"/>
                  <wp:effectExtent l="0" t="0" r="5715" b="9525"/>
                  <wp:wrapNone/>
                  <wp:docPr id="1056534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534281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61" r="70039"/>
                          <a:stretch/>
                        </pic:blipFill>
                        <pic:spPr bwMode="auto">
                          <a:xfrm>
                            <a:off x="0" y="0"/>
                            <a:ext cx="1537335" cy="962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00FD72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007BC62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3D2B766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5D27596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5F5B171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7DA50D7F" w14:textId="77777777" w:rsidR="00AA15C8" w:rsidRDefault="00AA15C8" w:rsidP="00E510CE">
            <w:p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 xml:space="preserve">x= </m:t>
              </m:r>
            </m:oMath>
            <w:r>
              <w:t xml:space="preserve">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</w:p>
          <w:p w14:paraId="4003ABFC" w14:textId="77777777" w:rsidR="00AA15C8" w:rsidRDefault="00AA15C8" w:rsidP="00E510CE">
            <w:pPr>
              <w:spacing w:after="100" w:line="276" w:lineRule="auto"/>
              <w:contextualSpacing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67E9BD48" w14:textId="77777777" w:rsidR="00AA15C8" w:rsidRPr="002C552E" w:rsidRDefault="00AA15C8" w:rsidP="00E510CE">
            <w:pPr>
              <w:pStyle w:val="Answer"/>
              <w:spacing w:line="276" w:lineRule="auto"/>
            </w:pPr>
            <w:r>
              <w:t>127°</w:t>
            </w:r>
          </w:p>
        </w:tc>
        <w:tc>
          <w:tcPr>
            <w:tcW w:w="3449" w:type="dxa"/>
          </w:tcPr>
          <w:p w14:paraId="0D0F7217" w14:textId="77777777" w:rsidR="00AA15C8" w:rsidRDefault="00AA15C8" w:rsidP="009819DF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w:r w:rsidRPr="0027207E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3A3443C4" wp14:editId="02187958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134142</wp:posOffset>
                  </wp:positionV>
                  <wp:extent cx="1715770" cy="932337"/>
                  <wp:effectExtent l="0" t="0" r="0" b="1270"/>
                  <wp:wrapNone/>
                  <wp:docPr id="1780491361" name="Picture 1780491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534281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006" t="3086" r="33526"/>
                          <a:stretch/>
                        </pic:blipFill>
                        <pic:spPr bwMode="auto">
                          <a:xfrm>
                            <a:off x="0" y="0"/>
                            <a:ext cx="1715770" cy="93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98844B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0A1803F8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565D08F3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A2D3389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31EDFC4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27B499B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EC38C43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EE8AEB8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F83B484" w14:textId="77777777" w:rsidR="00AA15C8" w:rsidRPr="002C552E" w:rsidRDefault="00AA15C8" w:rsidP="00E510CE">
            <w:pPr>
              <w:pStyle w:val="Answer"/>
              <w:spacing w:line="276" w:lineRule="auto"/>
            </w:pPr>
            <w:r>
              <w:t>135°</w:t>
            </w:r>
          </w:p>
        </w:tc>
        <w:tc>
          <w:tcPr>
            <w:tcW w:w="3449" w:type="dxa"/>
          </w:tcPr>
          <w:p w14:paraId="0AB10678" w14:textId="77777777" w:rsidR="00AA15C8" w:rsidRDefault="00AA15C8" w:rsidP="009819DF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w:r w:rsidRPr="0027207E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7FF3CEDA" wp14:editId="47536FA4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133350</wp:posOffset>
                  </wp:positionV>
                  <wp:extent cx="1667510" cy="932180"/>
                  <wp:effectExtent l="0" t="0" r="8890" b="1270"/>
                  <wp:wrapNone/>
                  <wp:docPr id="92011170" name="Picture 9201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534281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343" t="3086" r="5"/>
                          <a:stretch/>
                        </pic:blipFill>
                        <pic:spPr bwMode="auto">
                          <a:xfrm>
                            <a:off x="0" y="0"/>
                            <a:ext cx="1667510" cy="932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51ED41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607B148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028C264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76B648BF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A11C019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26034A89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674F403C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66602F29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2FE3148" w14:textId="77777777" w:rsidR="00AA15C8" w:rsidRPr="002C552E" w:rsidRDefault="00AA15C8" w:rsidP="00E510CE">
            <w:pPr>
              <w:pStyle w:val="Answer"/>
              <w:spacing w:line="276" w:lineRule="auto"/>
            </w:pPr>
            <w:r>
              <w:t xml:space="preserve">153° </w:t>
            </w:r>
          </w:p>
        </w:tc>
      </w:tr>
      <w:bookmarkEnd w:id="8"/>
    </w:tbl>
    <w:p w14:paraId="13786975" w14:textId="77777777" w:rsidR="00AA15C8" w:rsidRDefault="00AA15C8" w:rsidP="00AA15C8">
      <w:pPr>
        <w:contextualSpacing/>
      </w:pPr>
    </w:p>
    <w:p w14:paraId="0D7259A4" w14:textId="77777777" w:rsidR="00AA15C8" w:rsidRDefault="00AA15C8" w:rsidP="009819DF">
      <w:pPr>
        <w:pStyle w:val="ListParagraph"/>
        <w:numPr>
          <w:ilvl w:val="0"/>
          <w:numId w:val="41"/>
        </w:numPr>
      </w:pPr>
      <w:r>
        <w:t>Calculate the value of the missing interior angle using exterior angle theorem.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2C552E" w14:paraId="3F12FFB5" w14:textId="77777777" w:rsidTr="00E510CE">
        <w:tc>
          <w:tcPr>
            <w:tcW w:w="3449" w:type="dxa"/>
          </w:tcPr>
          <w:p w14:paraId="76E59B87" w14:textId="77777777" w:rsidR="00AA15C8" w:rsidRDefault="00AA15C8" w:rsidP="009819DF">
            <w:pPr>
              <w:numPr>
                <w:ilvl w:val="0"/>
                <w:numId w:val="40"/>
              </w:numPr>
              <w:spacing w:after="100" w:line="276" w:lineRule="auto"/>
              <w:contextualSpacing/>
            </w:pPr>
            <w:r w:rsidRPr="00740E0B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66EECD74" wp14:editId="724CC40A">
                  <wp:simplePos x="0" y="0"/>
                  <wp:positionH relativeFrom="column">
                    <wp:posOffset>334350</wp:posOffset>
                  </wp:positionH>
                  <wp:positionV relativeFrom="paragraph">
                    <wp:posOffset>73537</wp:posOffset>
                  </wp:positionV>
                  <wp:extent cx="1330036" cy="1125040"/>
                  <wp:effectExtent l="0" t="0" r="3810" b="0"/>
                  <wp:wrapNone/>
                  <wp:docPr id="1309814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814882" name="Picture 1"/>
                          <pic:cNvPicPr/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8" r="74382"/>
                          <a:stretch/>
                        </pic:blipFill>
                        <pic:spPr bwMode="auto">
                          <a:xfrm>
                            <a:off x="0" y="0"/>
                            <a:ext cx="1330036" cy="112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8C77A9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64D784B4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3B0AE653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2C32DE70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368C31D3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3B603BE7" w14:textId="77777777" w:rsidR="00AA15C8" w:rsidRDefault="00AA15C8" w:rsidP="00E510CE">
            <w:pPr>
              <w:spacing w:after="100" w:line="360" w:lineRule="auto"/>
              <w:contextualSpacing/>
            </w:pPr>
            <w:r>
              <w:t xml:space="preserve">…… </w:t>
            </w:r>
            <m:oMath>
              <m:r>
                <w:rPr>
                  <w:rFonts w:ascii="Cambria Math" w:hAnsi="Cambria Math"/>
                </w:rPr>
                <m:t>= k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</w:p>
          <w:p w14:paraId="75E6D4FF" w14:textId="77777777" w:rsidR="00AA15C8" w:rsidRDefault="00AA15C8" w:rsidP="00E510CE">
            <w:pPr>
              <w:spacing w:after="100" w:line="360" w:lineRule="auto"/>
              <w:contextualSpacing/>
            </w:pPr>
            <w:r>
              <w:t xml:space="preserve">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  <w:p w14:paraId="338630CD" w14:textId="77777777" w:rsidR="00AA15C8" w:rsidRPr="002C552E" w:rsidRDefault="00AA15C8" w:rsidP="00E510CE">
            <w:pPr>
              <w:pStyle w:val="Answer"/>
            </w:pPr>
            <w:r>
              <w:t>48°</w:t>
            </w:r>
          </w:p>
        </w:tc>
        <w:tc>
          <w:tcPr>
            <w:tcW w:w="3449" w:type="dxa"/>
          </w:tcPr>
          <w:p w14:paraId="3E0AED2F" w14:textId="77777777" w:rsidR="00AA15C8" w:rsidRDefault="00AA15C8" w:rsidP="009819DF">
            <w:pPr>
              <w:numPr>
                <w:ilvl w:val="0"/>
                <w:numId w:val="40"/>
              </w:numPr>
              <w:spacing w:after="100" w:line="276" w:lineRule="auto"/>
              <w:contextualSpacing/>
            </w:pPr>
            <w:r w:rsidRPr="00740E0B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060998DD" wp14:editId="393A190C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76835</wp:posOffset>
                  </wp:positionV>
                  <wp:extent cx="1329690" cy="1124585"/>
                  <wp:effectExtent l="0" t="0" r="3810" b="0"/>
                  <wp:wrapNone/>
                  <wp:docPr id="782733071" name="Picture 782733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814882" name="Picture 1"/>
                          <pic:cNvPicPr/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216" r="41944"/>
                          <a:stretch/>
                        </pic:blipFill>
                        <pic:spPr bwMode="auto">
                          <a:xfrm>
                            <a:off x="0" y="0"/>
                            <a:ext cx="1329690" cy="112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39ED34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7D4DC884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2C126DFC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5A12241A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04FFE532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68086A48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25E23210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71A7447C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38FB3D7C" w14:textId="77777777" w:rsidR="00AA15C8" w:rsidRPr="002C552E" w:rsidRDefault="00AA15C8" w:rsidP="00E510CE">
            <w:pPr>
              <w:pStyle w:val="Answer"/>
            </w:pPr>
            <w:r>
              <w:t>55°</w:t>
            </w:r>
          </w:p>
        </w:tc>
        <w:tc>
          <w:tcPr>
            <w:tcW w:w="3449" w:type="dxa"/>
          </w:tcPr>
          <w:p w14:paraId="1972A261" w14:textId="77777777" w:rsidR="00AA15C8" w:rsidRDefault="00AA15C8" w:rsidP="009819DF">
            <w:pPr>
              <w:numPr>
                <w:ilvl w:val="0"/>
                <w:numId w:val="40"/>
              </w:numPr>
              <w:spacing w:after="100" w:line="276" w:lineRule="auto"/>
              <w:contextualSpacing/>
            </w:pPr>
            <w:r w:rsidRPr="00740E0B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04DFB522" wp14:editId="15348FAD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73025</wp:posOffset>
                  </wp:positionV>
                  <wp:extent cx="1656080" cy="937895"/>
                  <wp:effectExtent l="0" t="0" r="1270" b="0"/>
                  <wp:wrapNone/>
                  <wp:docPr id="1071224585" name="Picture 1071224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814882" name="Picture 1"/>
                          <pic:cNvPicPr/>
                        </pic:nvPicPr>
                        <pic:blipFill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485" r="2059" b="16578"/>
                          <a:stretch/>
                        </pic:blipFill>
                        <pic:spPr bwMode="auto">
                          <a:xfrm>
                            <a:off x="0" y="0"/>
                            <a:ext cx="1656080" cy="93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CC1F08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7ACF4DCB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7DE8676B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57D46BAE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0B33DD23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5FB742E8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148EAB28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048CE16" w14:textId="77777777" w:rsidR="00AA15C8" w:rsidRDefault="00AA15C8" w:rsidP="00E510CE">
            <w:pPr>
              <w:spacing w:after="100" w:line="276" w:lineRule="auto"/>
              <w:contextualSpacing/>
            </w:pPr>
          </w:p>
          <w:p w14:paraId="4416F071" w14:textId="77777777" w:rsidR="00AA15C8" w:rsidRPr="002C552E" w:rsidRDefault="00AA15C8" w:rsidP="00E510CE">
            <w:pPr>
              <w:pStyle w:val="Answer"/>
            </w:pPr>
            <w:r>
              <w:t>32°</w:t>
            </w:r>
          </w:p>
        </w:tc>
      </w:tr>
    </w:tbl>
    <w:p w14:paraId="56E8A8BB" w14:textId="77777777" w:rsidR="00AA15C8" w:rsidRDefault="00AA15C8" w:rsidP="00AA15C8">
      <w:pPr>
        <w:contextualSpacing/>
      </w:pPr>
    </w:p>
    <w:p w14:paraId="369DEFF1" w14:textId="77777777" w:rsidR="00AA15C8" w:rsidRPr="008637A1" w:rsidRDefault="00AA15C8" w:rsidP="009819DF">
      <w:pPr>
        <w:numPr>
          <w:ilvl w:val="0"/>
          <w:numId w:val="41"/>
        </w:numPr>
        <w:contextualSpacing/>
      </w:pPr>
      <w:r w:rsidRPr="008637A1">
        <w:t>Calculate the value of the pronumeral.</w:t>
      </w:r>
      <w:r>
        <w:t xml:space="preserve"> You do not need to show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244965EB" w14:textId="77777777" w:rsidTr="00E510CE">
        <w:tc>
          <w:tcPr>
            <w:tcW w:w="3449" w:type="dxa"/>
          </w:tcPr>
          <w:p w14:paraId="640ABA81" w14:textId="77777777" w:rsidR="00AA15C8" w:rsidRPr="008637A1" w:rsidRDefault="00AA15C8" w:rsidP="009819DF">
            <w:pPr>
              <w:numPr>
                <w:ilvl w:val="0"/>
                <w:numId w:val="36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1C78ADC7" wp14:editId="5CAF5B2C">
                  <wp:simplePos x="0" y="0"/>
                  <wp:positionH relativeFrom="column">
                    <wp:posOffset>-29573</wp:posOffset>
                  </wp:positionH>
                  <wp:positionV relativeFrom="paragraph">
                    <wp:posOffset>220345</wp:posOffset>
                  </wp:positionV>
                  <wp:extent cx="2122715" cy="801483"/>
                  <wp:effectExtent l="0" t="0" r="0" b="0"/>
                  <wp:wrapNone/>
                  <wp:docPr id="1103199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99158" name=""/>
                          <pic:cNvPicPr/>
                        </pic:nvPicPr>
                        <pic:blipFill rotWithShape="1">
                          <a:blip r:embed="rId91"/>
                          <a:srcRect l="4590" r="58695" b="74339"/>
                          <a:stretch/>
                        </pic:blipFill>
                        <pic:spPr bwMode="auto">
                          <a:xfrm>
                            <a:off x="0" y="0"/>
                            <a:ext cx="2122715" cy="801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AA1CB6C" w14:textId="77777777" w:rsidR="00AA15C8" w:rsidRPr="008637A1" w:rsidRDefault="00AA15C8" w:rsidP="00E510CE">
            <w:pPr>
              <w:spacing w:line="360" w:lineRule="auto"/>
            </w:pPr>
          </w:p>
          <w:p w14:paraId="7C059891" w14:textId="77777777" w:rsidR="00AA15C8" w:rsidRPr="008637A1" w:rsidRDefault="00AA15C8" w:rsidP="00E510CE">
            <w:pPr>
              <w:spacing w:line="360" w:lineRule="auto"/>
            </w:pPr>
          </w:p>
          <w:p w14:paraId="7DBAE490" w14:textId="77777777" w:rsidR="00AA15C8" w:rsidRPr="008637A1" w:rsidRDefault="00AA15C8" w:rsidP="00E510CE">
            <w:pPr>
              <w:spacing w:line="360" w:lineRule="auto"/>
            </w:pPr>
          </w:p>
          <w:p w14:paraId="05DF6C1E" w14:textId="77777777" w:rsidR="00AA15C8" w:rsidRDefault="00AA15C8" w:rsidP="00E510CE">
            <w:pPr>
              <w:spacing w:line="360" w:lineRule="auto"/>
            </w:pPr>
          </w:p>
          <w:p w14:paraId="67435B7D" w14:textId="77777777" w:rsidR="00AA15C8" w:rsidRDefault="00AA15C8" w:rsidP="00E510CE">
            <w:pPr>
              <w:spacing w:line="360" w:lineRule="auto"/>
            </w:pPr>
          </w:p>
          <w:p w14:paraId="1E19CB24" w14:textId="77777777" w:rsidR="00AA15C8" w:rsidRDefault="00AA15C8" w:rsidP="00E510CE">
            <w:pPr>
              <w:spacing w:line="360" w:lineRule="auto"/>
            </w:pPr>
          </w:p>
          <w:p w14:paraId="5E92D9CD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160°</w:t>
            </w:r>
          </w:p>
        </w:tc>
        <w:tc>
          <w:tcPr>
            <w:tcW w:w="3449" w:type="dxa"/>
          </w:tcPr>
          <w:p w14:paraId="42BA7061" w14:textId="77777777" w:rsidR="00AA15C8" w:rsidRPr="008637A1" w:rsidRDefault="00AA15C8" w:rsidP="009819DF">
            <w:pPr>
              <w:numPr>
                <w:ilvl w:val="0"/>
                <w:numId w:val="36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4E498372" wp14:editId="75448BCB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29845</wp:posOffset>
                  </wp:positionV>
                  <wp:extent cx="1424940" cy="1262380"/>
                  <wp:effectExtent l="0" t="0" r="3810" b="0"/>
                  <wp:wrapNone/>
                  <wp:docPr id="1798362203" name="Picture 1798362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99158" name=""/>
                          <pic:cNvPicPr/>
                        </pic:nvPicPr>
                        <pic:blipFill rotWithShape="1">
                          <a:blip r:embed="rId91"/>
                          <a:srcRect l="45741" t="-1" r="29597" b="59561"/>
                          <a:stretch/>
                        </pic:blipFill>
                        <pic:spPr bwMode="auto">
                          <a:xfrm>
                            <a:off x="0" y="0"/>
                            <a:ext cx="1424940" cy="126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5760A17" w14:textId="77777777" w:rsidR="00AA15C8" w:rsidRPr="008637A1" w:rsidRDefault="00AA15C8" w:rsidP="00E510CE">
            <w:pPr>
              <w:spacing w:line="360" w:lineRule="auto"/>
            </w:pPr>
          </w:p>
          <w:p w14:paraId="1C6DC776" w14:textId="77777777" w:rsidR="00AA15C8" w:rsidRPr="008637A1" w:rsidRDefault="00AA15C8" w:rsidP="00E510CE">
            <w:pPr>
              <w:spacing w:line="360" w:lineRule="auto"/>
            </w:pPr>
          </w:p>
          <w:p w14:paraId="3A89A8B3" w14:textId="77777777" w:rsidR="00AA15C8" w:rsidRPr="008637A1" w:rsidRDefault="00AA15C8" w:rsidP="00E510CE">
            <w:pPr>
              <w:spacing w:line="360" w:lineRule="auto"/>
            </w:pPr>
          </w:p>
          <w:p w14:paraId="4E19A2A9" w14:textId="77777777" w:rsidR="00AA15C8" w:rsidRDefault="00AA15C8" w:rsidP="00E510CE">
            <w:pPr>
              <w:spacing w:line="360" w:lineRule="auto"/>
            </w:pPr>
          </w:p>
          <w:p w14:paraId="4881F9BF" w14:textId="77777777" w:rsidR="00AA15C8" w:rsidRDefault="00AA15C8" w:rsidP="00E510CE">
            <w:pPr>
              <w:spacing w:line="360" w:lineRule="auto"/>
            </w:pPr>
          </w:p>
          <w:p w14:paraId="3D56F1BF" w14:textId="77777777" w:rsidR="00AA15C8" w:rsidRDefault="00AA15C8" w:rsidP="00E510CE">
            <w:pPr>
              <w:spacing w:line="360" w:lineRule="auto"/>
            </w:pPr>
          </w:p>
          <w:p w14:paraId="4B8512AA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150°</w:t>
            </w:r>
          </w:p>
        </w:tc>
        <w:tc>
          <w:tcPr>
            <w:tcW w:w="3449" w:type="dxa"/>
          </w:tcPr>
          <w:p w14:paraId="4B29DB46" w14:textId="77777777" w:rsidR="00AA15C8" w:rsidRPr="008637A1" w:rsidRDefault="00AA15C8" w:rsidP="009819DF">
            <w:pPr>
              <w:numPr>
                <w:ilvl w:val="0"/>
                <w:numId w:val="36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61B3F3B7" wp14:editId="4F998ED1">
                  <wp:simplePos x="0" y="0"/>
                  <wp:positionH relativeFrom="column">
                    <wp:posOffset>542290</wp:posOffset>
                  </wp:positionH>
                  <wp:positionV relativeFrom="paragraph">
                    <wp:posOffset>61595</wp:posOffset>
                  </wp:positionV>
                  <wp:extent cx="977900" cy="1169670"/>
                  <wp:effectExtent l="0" t="0" r="0" b="0"/>
                  <wp:wrapNone/>
                  <wp:docPr id="1116242" name="Picture 1116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99158" name=""/>
                          <pic:cNvPicPr/>
                        </pic:nvPicPr>
                        <pic:blipFill rotWithShape="1">
                          <a:blip r:embed="rId91"/>
                          <a:srcRect l="78335" t="6278" r="4728" b="56237"/>
                          <a:stretch/>
                        </pic:blipFill>
                        <pic:spPr bwMode="auto">
                          <a:xfrm>
                            <a:off x="0" y="0"/>
                            <a:ext cx="977900" cy="1169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FCDEC44" w14:textId="77777777" w:rsidR="00AA15C8" w:rsidRPr="008637A1" w:rsidRDefault="00AA15C8" w:rsidP="00E510CE">
            <w:pPr>
              <w:spacing w:line="360" w:lineRule="auto"/>
            </w:pPr>
          </w:p>
          <w:p w14:paraId="39EDAC65" w14:textId="77777777" w:rsidR="00AA15C8" w:rsidRPr="008637A1" w:rsidRDefault="00AA15C8" w:rsidP="00E510CE">
            <w:pPr>
              <w:spacing w:line="360" w:lineRule="auto"/>
            </w:pPr>
          </w:p>
          <w:p w14:paraId="6DFB614D" w14:textId="77777777" w:rsidR="00AA15C8" w:rsidRPr="008637A1" w:rsidRDefault="00AA15C8" w:rsidP="00E510CE">
            <w:pPr>
              <w:spacing w:line="360" w:lineRule="auto"/>
            </w:pPr>
          </w:p>
          <w:p w14:paraId="5FD0B32B" w14:textId="77777777" w:rsidR="00AA15C8" w:rsidRDefault="00AA15C8" w:rsidP="00E510CE">
            <w:pPr>
              <w:spacing w:line="360" w:lineRule="auto"/>
            </w:pPr>
          </w:p>
          <w:p w14:paraId="64765D8C" w14:textId="77777777" w:rsidR="00AA15C8" w:rsidRDefault="00AA15C8" w:rsidP="00E510CE">
            <w:pPr>
              <w:spacing w:line="360" w:lineRule="auto"/>
            </w:pPr>
          </w:p>
          <w:p w14:paraId="2BEFB766" w14:textId="77777777" w:rsidR="00AA15C8" w:rsidRDefault="00AA15C8" w:rsidP="00E510CE">
            <w:pPr>
              <w:spacing w:line="360" w:lineRule="auto"/>
            </w:pPr>
          </w:p>
          <w:p w14:paraId="265BA158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80°</w:t>
            </w:r>
          </w:p>
        </w:tc>
      </w:tr>
      <w:tr w:rsidR="00AA15C8" w:rsidRPr="008637A1" w14:paraId="048D0C4D" w14:textId="77777777" w:rsidTr="00E510CE">
        <w:tc>
          <w:tcPr>
            <w:tcW w:w="3449" w:type="dxa"/>
          </w:tcPr>
          <w:p w14:paraId="2ED79DA6" w14:textId="77777777" w:rsidR="00AA15C8" w:rsidRPr="008637A1" w:rsidRDefault="00AA15C8" w:rsidP="009819DF">
            <w:pPr>
              <w:numPr>
                <w:ilvl w:val="0"/>
                <w:numId w:val="36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5108D1E0" wp14:editId="5A685212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32204</wp:posOffset>
                  </wp:positionV>
                  <wp:extent cx="1311275" cy="1349334"/>
                  <wp:effectExtent l="0" t="0" r="3175" b="3810"/>
                  <wp:wrapNone/>
                  <wp:docPr id="2124670866" name="Picture 2124670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99158" name=""/>
                          <pic:cNvPicPr/>
                        </pic:nvPicPr>
                        <pic:blipFill rotWithShape="1">
                          <a:blip r:embed="rId91"/>
                          <a:srcRect l="4590" t="54908" r="72716" b="1865"/>
                          <a:stretch/>
                        </pic:blipFill>
                        <pic:spPr bwMode="auto">
                          <a:xfrm>
                            <a:off x="0" y="0"/>
                            <a:ext cx="1311275" cy="1349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0C7A267" w14:textId="77777777" w:rsidR="00AA15C8" w:rsidRPr="008637A1" w:rsidRDefault="00AA15C8" w:rsidP="00E510CE">
            <w:pPr>
              <w:spacing w:line="360" w:lineRule="auto"/>
            </w:pPr>
          </w:p>
          <w:p w14:paraId="25AE0CA1" w14:textId="77777777" w:rsidR="00AA15C8" w:rsidRPr="008637A1" w:rsidRDefault="00AA15C8" w:rsidP="00E510CE">
            <w:pPr>
              <w:spacing w:line="360" w:lineRule="auto"/>
            </w:pPr>
          </w:p>
          <w:p w14:paraId="212753B5" w14:textId="77777777" w:rsidR="00AA15C8" w:rsidRPr="008637A1" w:rsidRDefault="00AA15C8" w:rsidP="00E510CE">
            <w:pPr>
              <w:spacing w:line="360" w:lineRule="auto"/>
            </w:pPr>
          </w:p>
          <w:p w14:paraId="7CC30AB6" w14:textId="77777777" w:rsidR="00AA15C8" w:rsidRDefault="00AA15C8" w:rsidP="00E510CE">
            <w:pPr>
              <w:spacing w:line="360" w:lineRule="auto"/>
            </w:pPr>
          </w:p>
          <w:p w14:paraId="617EDEA7" w14:textId="77777777" w:rsidR="00AA15C8" w:rsidRDefault="00AA15C8" w:rsidP="00E510CE">
            <w:pPr>
              <w:spacing w:line="360" w:lineRule="auto"/>
            </w:pPr>
          </w:p>
          <w:p w14:paraId="5B30944B" w14:textId="77777777" w:rsidR="00AA15C8" w:rsidRDefault="00AA15C8" w:rsidP="00E510CE">
            <w:pPr>
              <w:spacing w:line="360" w:lineRule="auto"/>
            </w:pPr>
          </w:p>
          <w:p w14:paraId="71B5E31A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50°</w:t>
            </w:r>
          </w:p>
        </w:tc>
        <w:tc>
          <w:tcPr>
            <w:tcW w:w="3449" w:type="dxa"/>
          </w:tcPr>
          <w:p w14:paraId="69D63ED3" w14:textId="77777777" w:rsidR="00AA15C8" w:rsidRPr="008637A1" w:rsidRDefault="00AA15C8" w:rsidP="009819DF">
            <w:pPr>
              <w:numPr>
                <w:ilvl w:val="0"/>
                <w:numId w:val="36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6F215241" wp14:editId="6C5D8005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32838</wp:posOffset>
                  </wp:positionV>
                  <wp:extent cx="1424940" cy="1366157"/>
                  <wp:effectExtent l="0" t="0" r="3810" b="5715"/>
                  <wp:wrapNone/>
                  <wp:docPr id="1097062134" name="Picture 1097062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99158" name=""/>
                          <pic:cNvPicPr/>
                        </pic:nvPicPr>
                        <pic:blipFill rotWithShape="1">
                          <a:blip r:embed="rId91"/>
                          <a:srcRect l="38770" t="51261" r="36568" b="4975"/>
                          <a:stretch/>
                        </pic:blipFill>
                        <pic:spPr bwMode="auto">
                          <a:xfrm>
                            <a:off x="0" y="0"/>
                            <a:ext cx="1424940" cy="136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B351186" w14:textId="77777777" w:rsidR="00AA15C8" w:rsidRPr="008637A1" w:rsidRDefault="00AA15C8" w:rsidP="00E510CE">
            <w:pPr>
              <w:spacing w:line="360" w:lineRule="auto"/>
            </w:pPr>
          </w:p>
          <w:p w14:paraId="1DEE1899" w14:textId="77777777" w:rsidR="00AA15C8" w:rsidRPr="008637A1" w:rsidRDefault="00AA15C8" w:rsidP="00E510CE">
            <w:pPr>
              <w:spacing w:line="360" w:lineRule="auto"/>
            </w:pPr>
          </w:p>
          <w:p w14:paraId="52327408" w14:textId="77777777" w:rsidR="00AA15C8" w:rsidRPr="008637A1" w:rsidRDefault="00AA15C8" w:rsidP="00E510CE">
            <w:pPr>
              <w:spacing w:line="360" w:lineRule="auto"/>
            </w:pPr>
          </w:p>
          <w:p w14:paraId="749A3790" w14:textId="77777777" w:rsidR="00AA15C8" w:rsidRDefault="00AA15C8" w:rsidP="00E510CE">
            <w:pPr>
              <w:spacing w:line="360" w:lineRule="auto"/>
            </w:pPr>
          </w:p>
          <w:p w14:paraId="5B52754A" w14:textId="77777777" w:rsidR="00AA15C8" w:rsidRDefault="00AA15C8" w:rsidP="00E510CE">
            <w:pPr>
              <w:spacing w:line="360" w:lineRule="auto"/>
            </w:pPr>
          </w:p>
          <w:p w14:paraId="056A79F8" w14:textId="77777777" w:rsidR="00AA15C8" w:rsidRDefault="00AA15C8" w:rsidP="00E510CE">
            <w:pPr>
              <w:spacing w:line="360" w:lineRule="auto"/>
            </w:pPr>
          </w:p>
          <w:p w14:paraId="60D5C9A7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140°</w:t>
            </w:r>
          </w:p>
        </w:tc>
        <w:tc>
          <w:tcPr>
            <w:tcW w:w="3449" w:type="dxa"/>
          </w:tcPr>
          <w:p w14:paraId="04A5EC1B" w14:textId="77777777" w:rsidR="00AA15C8" w:rsidRPr="008637A1" w:rsidRDefault="00AA15C8" w:rsidP="009819DF">
            <w:pPr>
              <w:numPr>
                <w:ilvl w:val="0"/>
                <w:numId w:val="36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5A053C1F" wp14:editId="15E0584A">
                  <wp:simplePos x="0" y="0"/>
                  <wp:positionH relativeFrom="column">
                    <wp:posOffset>499382</wp:posOffset>
                  </wp:positionH>
                  <wp:positionV relativeFrom="paragraph">
                    <wp:posOffset>32476</wp:posOffset>
                  </wp:positionV>
                  <wp:extent cx="1197429" cy="1169670"/>
                  <wp:effectExtent l="0" t="0" r="3175" b="0"/>
                  <wp:wrapNone/>
                  <wp:docPr id="504900968" name="Picture 504900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99158" name=""/>
                          <pic:cNvPicPr/>
                        </pic:nvPicPr>
                        <pic:blipFill rotWithShape="1">
                          <a:blip r:embed="rId91"/>
                          <a:srcRect l="78335" t="48490" r="926" b="14025"/>
                          <a:stretch/>
                        </pic:blipFill>
                        <pic:spPr bwMode="auto">
                          <a:xfrm>
                            <a:off x="0" y="0"/>
                            <a:ext cx="1197429" cy="1169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C5F7284" w14:textId="77777777" w:rsidR="00AA15C8" w:rsidRPr="008637A1" w:rsidRDefault="00AA15C8" w:rsidP="00E510CE">
            <w:pPr>
              <w:spacing w:line="360" w:lineRule="auto"/>
            </w:pPr>
          </w:p>
          <w:p w14:paraId="24B92053" w14:textId="77777777" w:rsidR="00AA15C8" w:rsidRPr="008637A1" w:rsidRDefault="00AA15C8" w:rsidP="00E510CE">
            <w:pPr>
              <w:spacing w:line="360" w:lineRule="auto"/>
            </w:pPr>
          </w:p>
          <w:p w14:paraId="6D19D90E" w14:textId="77777777" w:rsidR="00AA15C8" w:rsidRPr="008637A1" w:rsidRDefault="00AA15C8" w:rsidP="00E510CE">
            <w:pPr>
              <w:spacing w:line="360" w:lineRule="auto"/>
            </w:pPr>
          </w:p>
          <w:p w14:paraId="13A8E42D" w14:textId="77777777" w:rsidR="00AA15C8" w:rsidRDefault="00AA15C8" w:rsidP="00E510CE">
            <w:pPr>
              <w:spacing w:line="360" w:lineRule="auto"/>
            </w:pPr>
          </w:p>
          <w:p w14:paraId="51465003" w14:textId="77777777" w:rsidR="00AA15C8" w:rsidRDefault="00AA15C8" w:rsidP="00E510CE">
            <w:pPr>
              <w:spacing w:line="360" w:lineRule="auto"/>
            </w:pPr>
          </w:p>
          <w:p w14:paraId="11786FBD" w14:textId="77777777" w:rsidR="00AA15C8" w:rsidRDefault="00AA15C8" w:rsidP="00E510CE">
            <w:pPr>
              <w:spacing w:line="360" w:lineRule="auto"/>
            </w:pPr>
          </w:p>
          <w:p w14:paraId="546367AC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55°</w:t>
            </w:r>
          </w:p>
        </w:tc>
      </w:tr>
    </w:tbl>
    <w:p w14:paraId="321D9F25" w14:textId="77777777" w:rsidR="00AA15C8" w:rsidRDefault="00AA15C8" w:rsidP="00AA15C8"/>
    <w:p w14:paraId="356F189F" w14:textId="77777777" w:rsidR="00AA15C8" w:rsidRPr="008637A1" w:rsidRDefault="00AA15C8" w:rsidP="00AA15C8">
      <w:pPr>
        <w:pStyle w:val="Level"/>
      </w:pPr>
      <w:r w:rsidRPr="008637A1">
        <w:lastRenderedPageBreak/>
        <w:t>Development</w:t>
      </w:r>
    </w:p>
    <w:p w14:paraId="02105EDC" w14:textId="77777777" w:rsidR="00AA15C8" w:rsidRDefault="00AA15C8" w:rsidP="009819DF">
      <w:pPr>
        <w:numPr>
          <w:ilvl w:val="0"/>
          <w:numId w:val="41"/>
        </w:numPr>
        <w:contextualSpacing/>
      </w:pPr>
      <w:r>
        <w:t>Find the value of each pronumeral, you do not need to show reasoning.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A15C8" w14:paraId="00AC7C4B" w14:textId="77777777" w:rsidTr="00E510CE">
        <w:tc>
          <w:tcPr>
            <w:tcW w:w="2588" w:type="dxa"/>
          </w:tcPr>
          <w:p w14:paraId="4913E242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bookmarkStart w:id="9" w:name="_Hlk157181058"/>
            <w:r w:rsidRPr="00394525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5AA7DF5B" wp14:editId="7530830B">
                  <wp:simplePos x="0" y="0"/>
                  <wp:positionH relativeFrom="column">
                    <wp:posOffset>196840</wp:posOffset>
                  </wp:positionH>
                  <wp:positionV relativeFrom="paragraph">
                    <wp:posOffset>41389</wp:posOffset>
                  </wp:positionV>
                  <wp:extent cx="1255395" cy="1164590"/>
                  <wp:effectExtent l="0" t="0" r="1905" b="0"/>
                  <wp:wrapNone/>
                  <wp:docPr id="1290749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4190" r="70868" b="75168"/>
                          <a:stretch/>
                        </pic:blipFill>
                        <pic:spPr bwMode="auto">
                          <a:xfrm>
                            <a:off x="0" y="0"/>
                            <a:ext cx="1255395" cy="1164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DBCAA2" w14:textId="77777777" w:rsidR="00AA15C8" w:rsidRDefault="00AA15C8" w:rsidP="00E510CE">
            <w:pPr>
              <w:spacing w:line="276" w:lineRule="auto"/>
            </w:pPr>
          </w:p>
          <w:p w14:paraId="7CF96C5C" w14:textId="77777777" w:rsidR="00AA15C8" w:rsidRDefault="00AA15C8" w:rsidP="00E510CE">
            <w:pPr>
              <w:spacing w:line="276" w:lineRule="auto"/>
            </w:pPr>
          </w:p>
          <w:p w14:paraId="07BEF884" w14:textId="77777777" w:rsidR="00AA15C8" w:rsidRDefault="00AA15C8" w:rsidP="00E510CE">
            <w:pPr>
              <w:spacing w:line="276" w:lineRule="auto"/>
            </w:pPr>
          </w:p>
          <w:p w14:paraId="4450936E" w14:textId="77777777" w:rsidR="00AA15C8" w:rsidRDefault="00AA15C8" w:rsidP="00E510CE">
            <w:pPr>
              <w:spacing w:line="276" w:lineRule="auto"/>
            </w:pPr>
          </w:p>
          <w:p w14:paraId="6234B4A2" w14:textId="77777777" w:rsidR="00AA15C8" w:rsidRDefault="00AA15C8" w:rsidP="00E510CE">
            <w:pPr>
              <w:spacing w:line="276" w:lineRule="auto"/>
            </w:pPr>
          </w:p>
          <w:p w14:paraId="1B02843E" w14:textId="77777777" w:rsidR="00AA15C8" w:rsidRDefault="00AA15C8" w:rsidP="00E510CE">
            <w:pPr>
              <w:spacing w:line="276" w:lineRule="auto"/>
            </w:pPr>
          </w:p>
          <w:p w14:paraId="4A980CC0" w14:textId="77777777" w:rsidR="00AA15C8" w:rsidRDefault="00AA15C8" w:rsidP="00E510CE">
            <w:pPr>
              <w:pStyle w:val="Answer"/>
              <w:spacing w:line="276" w:lineRule="auto"/>
            </w:pPr>
            <w:r>
              <w:t>104</w:t>
            </w:r>
          </w:p>
        </w:tc>
        <w:tc>
          <w:tcPr>
            <w:tcW w:w="2588" w:type="dxa"/>
          </w:tcPr>
          <w:p w14:paraId="462DED81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612026CB" wp14:editId="297D25DF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73490</wp:posOffset>
                  </wp:positionV>
                  <wp:extent cx="1255395" cy="1014464"/>
                  <wp:effectExtent l="0" t="0" r="1905" b="0"/>
                  <wp:wrapNone/>
                  <wp:docPr id="1418724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42016" r="33042" b="78369"/>
                          <a:stretch/>
                        </pic:blipFill>
                        <pic:spPr bwMode="auto">
                          <a:xfrm>
                            <a:off x="0" y="0"/>
                            <a:ext cx="1255395" cy="101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FD39D7" w14:textId="77777777" w:rsidR="00AA15C8" w:rsidRDefault="00AA15C8" w:rsidP="00E510CE">
            <w:pPr>
              <w:spacing w:line="276" w:lineRule="auto"/>
            </w:pPr>
          </w:p>
          <w:p w14:paraId="0FA0CDFE" w14:textId="77777777" w:rsidR="00AA15C8" w:rsidRDefault="00AA15C8" w:rsidP="00E510CE">
            <w:pPr>
              <w:spacing w:line="276" w:lineRule="auto"/>
            </w:pPr>
          </w:p>
          <w:p w14:paraId="270B3782" w14:textId="77777777" w:rsidR="00AA15C8" w:rsidRDefault="00AA15C8" w:rsidP="00E510CE">
            <w:pPr>
              <w:spacing w:line="276" w:lineRule="auto"/>
            </w:pPr>
          </w:p>
          <w:p w14:paraId="745D2C79" w14:textId="77777777" w:rsidR="00AA15C8" w:rsidRDefault="00AA15C8" w:rsidP="00E510CE">
            <w:pPr>
              <w:spacing w:line="276" w:lineRule="auto"/>
            </w:pPr>
          </w:p>
          <w:p w14:paraId="35800B47" w14:textId="77777777" w:rsidR="00AA15C8" w:rsidRDefault="00AA15C8" w:rsidP="00E510CE">
            <w:pPr>
              <w:spacing w:line="276" w:lineRule="auto"/>
            </w:pPr>
          </w:p>
          <w:p w14:paraId="0C3D7D3C" w14:textId="77777777" w:rsidR="00AA15C8" w:rsidRDefault="00AA15C8" w:rsidP="00E510CE">
            <w:pPr>
              <w:spacing w:line="276" w:lineRule="auto"/>
            </w:pPr>
          </w:p>
          <w:p w14:paraId="2DFA237D" w14:textId="77777777" w:rsidR="00AA15C8" w:rsidRDefault="00AA15C8" w:rsidP="00E510CE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2588" w:type="dxa"/>
          </w:tcPr>
          <w:p w14:paraId="70305131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4122939C" wp14:editId="668598F8">
                  <wp:simplePos x="0" y="0"/>
                  <wp:positionH relativeFrom="column">
                    <wp:posOffset>188557</wp:posOffset>
                  </wp:positionH>
                  <wp:positionV relativeFrom="paragraph">
                    <wp:posOffset>75764</wp:posOffset>
                  </wp:positionV>
                  <wp:extent cx="1255395" cy="1014464"/>
                  <wp:effectExtent l="0" t="0" r="1905" b="0"/>
                  <wp:wrapNone/>
                  <wp:docPr id="325001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75049" r="9" b="78369"/>
                          <a:stretch/>
                        </pic:blipFill>
                        <pic:spPr bwMode="auto">
                          <a:xfrm>
                            <a:off x="0" y="0"/>
                            <a:ext cx="1255395" cy="101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A7BC64" w14:textId="77777777" w:rsidR="00AA15C8" w:rsidRDefault="00AA15C8" w:rsidP="00E510CE"/>
          <w:p w14:paraId="25F2F7E9" w14:textId="77777777" w:rsidR="00AA15C8" w:rsidRDefault="00AA15C8" w:rsidP="00E510CE"/>
          <w:p w14:paraId="751D663B" w14:textId="77777777" w:rsidR="00AA15C8" w:rsidRDefault="00AA15C8" w:rsidP="00E510CE"/>
          <w:p w14:paraId="03E7D54E" w14:textId="77777777" w:rsidR="00AA15C8" w:rsidRDefault="00AA15C8" w:rsidP="00E510CE"/>
          <w:p w14:paraId="6FEECC27" w14:textId="77777777" w:rsidR="00AA15C8" w:rsidRDefault="00AA15C8" w:rsidP="00E510CE"/>
          <w:p w14:paraId="371AE490" w14:textId="77777777" w:rsidR="00AA15C8" w:rsidRDefault="00AA15C8" w:rsidP="00E510CE"/>
          <w:p w14:paraId="1DBF2D79" w14:textId="77777777" w:rsidR="00AA15C8" w:rsidRDefault="00AA15C8" w:rsidP="00E510CE"/>
          <w:p w14:paraId="4A404789" w14:textId="77777777" w:rsidR="00AA15C8" w:rsidRPr="00CA4E8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d=85, e=95</m:t>
                </m:r>
              </m:oMath>
            </m:oMathPara>
          </w:p>
        </w:tc>
        <w:tc>
          <w:tcPr>
            <w:tcW w:w="2588" w:type="dxa"/>
          </w:tcPr>
          <w:p w14:paraId="1F051EAD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07072" behindDoc="0" locked="0" layoutInCell="1" allowOverlap="1" wp14:anchorId="2E4A3F02" wp14:editId="715FEC31">
                  <wp:simplePos x="0" y="0"/>
                  <wp:positionH relativeFrom="column">
                    <wp:posOffset>276472</wp:posOffset>
                  </wp:positionH>
                  <wp:positionV relativeFrom="paragraph">
                    <wp:posOffset>40213</wp:posOffset>
                  </wp:positionV>
                  <wp:extent cx="1003111" cy="1055038"/>
                  <wp:effectExtent l="0" t="0" r="6985" b="0"/>
                  <wp:wrapNone/>
                  <wp:docPr id="391494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3594" t="25472" r="76469" b="52023"/>
                          <a:stretch/>
                        </pic:blipFill>
                        <pic:spPr bwMode="auto">
                          <a:xfrm>
                            <a:off x="0" y="0"/>
                            <a:ext cx="1003111" cy="1055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768667" w14:textId="77777777" w:rsidR="00AA15C8" w:rsidRDefault="00AA15C8" w:rsidP="00E510CE">
            <w:pPr>
              <w:spacing w:line="276" w:lineRule="auto"/>
            </w:pPr>
          </w:p>
          <w:p w14:paraId="380ECFB2" w14:textId="77777777" w:rsidR="00AA15C8" w:rsidRDefault="00AA15C8" w:rsidP="00E510CE">
            <w:pPr>
              <w:spacing w:line="276" w:lineRule="auto"/>
            </w:pPr>
          </w:p>
          <w:p w14:paraId="2B42B4EF" w14:textId="77777777" w:rsidR="00AA15C8" w:rsidRDefault="00AA15C8" w:rsidP="00E510CE">
            <w:pPr>
              <w:spacing w:line="276" w:lineRule="auto"/>
            </w:pPr>
          </w:p>
          <w:p w14:paraId="3924036D" w14:textId="77777777" w:rsidR="00AA15C8" w:rsidRDefault="00AA15C8" w:rsidP="00E510CE">
            <w:pPr>
              <w:spacing w:line="276" w:lineRule="auto"/>
            </w:pPr>
          </w:p>
          <w:p w14:paraId="35A434D4" w14:textId="77777777" w:rsidR="00AA15C8" w:rsidRDefault="00AA15C8" w:rsidP="00E510CE">
            <w:pPr>
              <w:spacing w:line="276" w:lineRule="auto"/>
            </w:pPr>
          </w:p>
          <w:p w14:paraId="778B86BF" w14:textId="77777777" w:rsidR="00AA15C8" w:rsidRDefault="00AA15C8" w:rsidP="00E510CE">
            <w:pPr>
              <w:spacing w:line="276" w:lineRule="auto"/>
            </w:pPr>
          </w:p>
          <w:p w14:paraId="3EBD5682" w14:textId="77777777" w:rsidR="00AA15C8" w:rsidRPr="00CA4E8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a=50, b=116</m:t>
                </m:r>
              </m:oMath>
            </m:oMathPara>
          </w:p>
        </w:tc>
      </w:tr>
      <w:bookmarkEnd w:id="9"/>
      <w:tr w:rsidR="00AA15C8" w14:paraId="0B7E81A0" w14:textId="77777777" w:rsidTr="00E510CE">
        <w:tc>
          <w:tcPr>
            <w:tcW w:w="2588" w:type="dxa"/>
          </w:tcPr>
          <w:p w14:paraId="7428EC29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07F5040C" wp14:editId="5DA8F7BB">
                  <wp:simplePos x="0" y="0"/>
                  <wp:positionH relativeFrom="column">
                    <wp:posOffset>265724</wp:posOffset>
                  </wp:positionH>
                  <wp:positionV relativeFrom="paragraph">
                    <wp:posOffset>38735</wp:posOffset>
                  </wp:positionV>
                  <wp:extent cx="1044054" cy="996287"/>
                  <wp:effectExtent l="0" t="0" r="3810" b="0"/>
                  <wp:wrapNone/>
                  <wp:docPr id="1958847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41067" t="25357" r="38190" b="53400"/>
                          <a:stretch/>
                        </pic:blipFill>
                        <pic:spPr bwMode="auto">
                          <a:xfrm>
                            <a:off x="0" y="0"/>
                            <a:ext cx="1044054" cy="996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F8D376" w14:textId="77777777" w:rsidR="00AA15C8" w:rsidRDefault="00AA15C8" w:rsidP="00E510CE"/>
          <w:p w14:paraId="44D530E8" w14:textId="77777777" w:rsidR="00AA15C8" w:rsidRDefault="00AA15C8" w:rsidP="00E510CE"/>
          <w:p w14:paraId="41C2025B" w14:textId="77777777" w:rsidR="00AA15C8" w:rsidRDefault="00AA15C8" w:rsidP="00E510CE"/>
          <w:p w14:paraId="4AE1413D" w14:textId="77777777" w:rsidR="00AA15C8" w:rsidRDefault="00AA15C8" w:rsidP="00E510CE"/>
          <w:p w14:paraId="3E909561" w14:textId="77777777" w:rsidR="00AA15C8" w:rsidRDefault="00AA15C8" w:rsidP="00E510CE"/>
          <w:p w14:paraId="4BBF8A5F" w14:textId="77777777" w:rsidR="00AA15C8" w:rsidRDefault="00AA15C8" w:rsidP="00E510CE"/>
          <w:p w14:paraId="0E2C3A14" w14:textId="77777777" w:rsidR="00AA15C8" w:rsidRDefault="00AA15C8" w:rsidP="00E510CE"/>
          <w:p w14:paraId="51BCC364" w14:textId="77777777" w:rsidR="00AA15C8" w:rsidRDefault="00AA15C8" w:rsidP="00E510CE">
            <w:pPr>
              <w:pStyle w:val="Answer"/>
            </w:pPr>
            <w:r>
              <w:t>135</w:t>
            </w:r>
          </w:p>
        </w:tc>
        <w:tc>
          <w:tcPr>
            <w:tcW w:w="2588" w:type="dxa"/>
          </w:tcPr>
          <w:p w14:paraId="51A0C106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3634A3B1" wp14:editId="1C788037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73490</wp:posOffset>
                  </wp:positionV>
                  <wp:extent cx="1255395" cy="1014464"/>
                  <wp:effectExtent l="0" t="0" r="1905" b="0"/>
                  <wp:wrapNone/>
                  <wp:docPr id="1793270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74295" t="26058" r="763" b="52311"/>
                          <a:stretch/>
                        </pic:blipFill>
                        <pic:spPr bwMode="auto">
                          <a:xfrm>
                            <a:off x="0" y="0"/>
                            <a:ext cx="1255395" cy="101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F19DA06" w14:textId="77777777" w:rsidR="00AA15C8" w:rsidRDefault="00AA15C8" w:rsidP="00E510CE"/>
          <w:p w14:paraId="3DCDDFA9" w14:textId="77777777" w:rsidR="00AA15C8" w:rsidRDefault="00AA15C8" w:rsidP="00E510CE"/>
          <w:p w14:paraId="1E0A3B2D" w14:textId="77777777" w:rsidR="00AA15C8" w:rsidRDefault="00AA15C8" w:rsidP="00E510CE"/>
          <w:p w14:paraId="098CEC97" w14:textId="77777777" w:rsidR="00AA15C8" w:rsidRDefault="00AA15C8" w:rsidP="00E510CE"/>
          <w:p w14:paraId="7E5D1C04" w14:textId="77777777" w:rsidR="00AA15C8" w:rsidRDefault="00AA15C8" w:rsidP="00E510CE"/>
          <w:p w14:paraId="5508CA60" w14:textId="77777777" w:rsidR="00AA15C8" w:rsidRDefault="00AA15C8" w:rsidP="00E510CE"/>
          <w:p w14:paraId="4D48A7B4" w14:textId="77777777" w:rsidR="00AA15C8" w:rsidRDefault="00AA15C8" w:rsidP="00E510CE"/>
          <w:p w14:paraId="775694A1" w14:textId="77777777" w:rsidR="00AA15C8" w:rsidRPr="00CA4E8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x=66, y=114</m:t>
                </m:r>
              </m:oMath>
            </m:oMathPara>
          </w:p>
        </w:tc>
        <w:tc>
          <w:tcPr>
            <w:tcW w:w="2588" w:type="dxa"/>
          </w:tcPr>
          <w:p w14:paraId="4F90E870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55DB7953" wp14:editId="5FCA3998">
                  <wp:simplePos x="0" y="0"/>
                  <wp:positionH relativeFrom="column">
                    <wp:posOffset>322533</wp:posOffset>
                  </wp:positionH>
                  <wp:positionV relativeFrom="paragraph">
                    <wp:posOffset>38270</wp:posOffset>
                  </wp:positionV>
                  <wp:extent cx="825690" cy="1180531"/>
                  <wp:effectExtent l="0" t="0" r="0" b="635"/>
                  <wp:wrapNone/>
                  <wp:docPr id="1559495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4389" t="48179" r="79201" b="26639"/>
                          <a:stretch/>
                        </pic:blipFill>
                        <pic:spPr bwMode="auto">
                          <a:xfrm>
                            <a:off x="0" y="0"/>
                            <a:ext cx="825690" cy="1180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31E596" w14:textId="77777777" w:rsidR="00AA15C8" w:rsidRDefault="00AA15C8" w:rsidP="00E510CE"/>
          <w:p w14:paraId="66415740" w14:textId="77777777" w:rsidR="00AA15C8" w:rsidRDefault="00AA15C8" w:rsidP="00E510CE"/>
          <w:p w14:paraId="73BD0F15" w14:textId="77777777" w:rsidR="00AA15C8" w:rsidRDefault="00AA15C8" w:rsidP="00E510CE"/>
          <w:p w14:paraId="36F89ADB" w14:textId="77777777" w:rsidR="00AA15C8" w:rsidRDefault="00AA15C8" w:rsidP="00E510CE"/>
          <w:p w14:paraId="7A5991B5" w14:textId="77777777" w:rsidR="00AA15C8" w:rsidRDefault="00AA15C8" w:rsidP="00E510CE"/>
          <w:p w14:paraId="5937B7E6" w14:textId="77777777" w:rsidR="00AA15C8" w:rsidRDefault="00AA15C8" w:rsidP="00E510CE"/>
          <w:p w14:paraId="4996E92A" w14:textId="77777777" w:rsidR="00AA15C8" w:rsidRDefault="00AA15C8" w:rsidP="00E510CE"/>
          <w:p w14:paraId="3D7BDEB4" w14:textId="77777777" w:rsidR="00AA15C8" w:rsidRPr="00CA4E8E" w:rsidRDefault="00AA15C8" w:rsidP="00E510CE">
            <w:pPr>
              <w:pStyle w:val="Answer"/>
            </w:pPr>
            <w:r>
              <w:t>67</w:t>
            </w:r>
          </w:p>
        </w:tc>
        <w:tc>
          <w:tcPr>
            <w:tcW w:w="2588" w:type="dxa"/>
          </w:tcPr>
          <w:p w14:paraId="541B6F30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6C107141" wp14:editId="4DD5C02D">
                  <wp:simplePos x="0" y="0"/>
                  <wp:positionH relativeFrom="column">
                    <wp:posOffset>153395</wp:posOffset>
                  </wp:positionH>
                  <wp:positionV relativeFrom="paragraph">
                    <wp:posOffset>38564</wp:posOffset>
                  </wp:positionV>
                  <wp:extent cx="1398895" cy="1088688"/>
                  <wp:effectExtent l="0" t="0" r="0" b="0"/>
                  <wp:wrapNone/>
                  <wp:docPr id="176158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41932" t="48771" r="30253" b="27995"/>
                          <a:stretch/>
                        </pic:blipFill>
                        <pic:spPr bwMode="auto">
                          <a:xfrm>
                            <a:off x="0" y="0"/>
                            <a:ext cx="1398895" cy="10886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856F70" w14:textId="77777777" w:rsidR="00AA15C8" w:rsidRDefault="00AA15C8" w:rsidP="00E510CE">
            <w:pPr>
              <w:spacing w:line="276" w:lineRule="auto"/>
            </w:pPr>
          </w:p>
          <w:p w14:paraId="0910DDDA" w14:textId="77777777" w:rsidR="00AA15C8" w:rsidRDefault="00AA15C8" w:rsidP="00E510CE">
            <w:pPr>
              <w:spacing w:line="276" w:lineRule="auto"/>
            </w:pPr>
          </w:p>
          <w:p w14:paraId="671BB694" w14:textId="77777777" w:rsidR="00AA15C8" w:rsidRDefault="00AA15C8" w:rsidP="00E510CE">
            <w:pPr>
              <w:spacing w:line="276" w:lineRule="auto"/>
            </w:pPr>
          </w:p>
          <w:p w14:paraId="2D38496C" w14:textId="77777777" w:rsidR="00AA15C8" w:rsidRDefault="00AA15C8" w:rsidP="00E510CE">
            <w:pPr>
              <w:spacing w:line="276" w:lineRule="auto"/>
            </w:pPr>
          </w:p>
          <w:p w14:paraId="63657F29" w14:textId="77777777" w:rsidR="00AA15C8" w:rsidRDefault="00AA15C8" w:rsidP="00E510CE">
            <w:pPr>
              <w:spacing w:line="276" w:lineRule="auto"/>
            </w:pPr>
          </w:p>
          <w:p w14:paraId="47CC3A4F" w14:textId="77777777" w:rsidR="00AA15C8" w:rsidRDefault="00AA15C8" w:rsidP="00E510CE">
            <w:pPr>
              <w:spacing w:line="276" w:lineRule="auto"/>
            </w:pPr>
          </w:p>
          <w:p w14:paraId="00E5D08E" w14:textId="77777777" w:rsidR="00AA15C8" w:rsidRDefault="00AA15C8" w:rsidP="00E510CE">
            <w:pPr>
              <w:pStyle w:val="Answer"/>
            </w:pPr>
            <w:r>
              <w:t>29</w:t>
            </w:r>
          </w:p>
        </w:tc>
      </w:tr>
      <w:tr w:rsidR="00AA15C8" w14:paraId="44B2D9BF" w14:textId="77777777" w:rsidTr="00E510CE">
        <w:tc>
          <w:tcPr>
            <w:tcW w:w="2588" w:type="dxa"/>
          </w:tcPr>
          <w:p w14:paraId="0F3F86C9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1C3A580A" wp14:editId="05503B5F">
                  <wp:simplePos x="0" y="0"/>
                  <wp:positionH relativeFrom="column">
                    <wp:posOffset>266206</wp:posOffset>
                  </wp:positionH>
                  <wp:positionV relativeFrom="paragraph">
                    <wp:posOffset>41692</wp:posOffset>
                  </wp:positionV>
                  <wp:extent cx="1105469" cy="1081566"/>
                  <wp:effectExtent l="0" t="0" r="0" b="4445"/>
                  <wp:wrapNone/>
                  <wp:docPr id="433759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75660" t="47632" r="2363" b="29293"/>
                          <a:stretch/>
                        </pic:blipFill>
                        <pic:spPr bwMode="auto">
                          <a:xfrm>
                            <a:off x="0" y="0"/>
                            <a:ext cx="1106143" cy="1082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2279B8" w14:textId="77777777" w:rsidR="00AA15C8" w:rsidRDefault="00AA15C8" w:rsidP="00E510CE"/>
          <w:p w14:paraId="2CA43584" w14:textId="77777777" w:rsidR="00AA15C8" w:rsidRDefault="00AA15C8" w:rsidP="00E510CE"/>
          <w:p w14:paraId="32A5C47C" w14:textId="77777777" w:rsidR="00AA15C8" w:rsidRDefault="00AA15C8" w:rsidP="00E510CE"/>
          <w:p w14:paraId="1C6F9BBC" w14:textId="77777777" w:rsidR="00AA15C8" w:rsidRDefault="00AA15C8" w:rsidP="00E510CE"/>
          <w:p w14:paraId="00B62C7E" w14:textId="77777777" w:rsidR="00AA15C8" w:rsidRDefault="00AA15C8" w:rsidP="00E510CE"/>
          <w:p w14:paraId="67D5878B" w14:textId="77777777" w:rsidR="00AA15C8" w:rsidRDefault="00AA15C8" w:rsidP="00E510CE"/>
          <w:p w14:paraId="05BDD6AD" w14:textId="77777777" w:rsidR="00AA15C8" w:rsidRDefault="00AA15C8" w:rsidP="00E510CE"/>
          <w:p w14:paraId="5EE152C8" w14:textId="77777777" w:rsidR="00AA15C8" w:rsidRDefault="00AA15C8" w:rsidP="00E510CE">
            <w:pPr>
              <w:pStyle w:val="Answer"/>
            </w:pPr>
            <w:r>
              <w:t>90</w:t>
            </w:r>
          </w:p>
        </w:tc>
        <w:tc>
          <w:tcPr>
            <w:tcW w:w="2588" w:type="dxa"/>
          </w:tcPr>
          <w:p w14:paraId="0531BBBF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720266C7" wp14:editId="612DD421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73490</wp:posOffset>
                  </wp:positionV>
                  <wp:extent cx="1255395" cy="1014464"/>
                  <wp:effectExtent l="0" t="0" r="1905" b="0"/>
                  <wp:wrapNone/>
                  <wp:docPr id="1217089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4855" t="74819" r="70203" b="3550"/>
                          <a:stretch/>
                        </pic:blipFill>
                        <pic:spPr bwMode="auto">
                          <a:xfrm>
                            <a:off x="0" y="0"/>
                            <a:ext cx="1255395" cy="101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FC2FE1" w14:textId="77777777" w:rsidR="00AA15C8" w:rsidRDefault="00AA15C8" w:rsidP="00E510CE"/>
          <w:p w14:paraId="68C5ABFE" w14:textId="77777777" w:rsidR="00AA15C8" w:rsidRDefault="00AA15C8" w:rsidP="00E510CE"/>
          <w:p w14:paraId="026426A3" w14:textId="77777777" w:rsidR="00AA15C8" w:rsidRDefault="00AA15C8" w:rsidP="00E510CE"/>
          <w:p w14:paraId="572AFC40" w14:textId="77777777" w:rsidR="00AA15C8" w:rsidRDefault="00AA15C8" w:rsidP="00E510CE"/>
          <w:p w14:paraId="271C1692" w14:textId="77777777" w:rsidR="00AA15C8" w:rsidRDefault="00AA15C8" w:rsidP="00E510CE"/>
          <w:p w14:paraId="7B9A980E" w14:textId="77777777" w:rsidR="00AA15C8" w:rsidRDefault="00AA15C8" w:rsidP="00E510CE"/>
          <w:p w14:paraId="74C85A0D" w14:textId="77777777" w:rsidR="00AA15C8" w:rsidRDefault="00AA15C8" w:rsidP="00E510CE"/>
          <w:p w14:paraId="4533A66C" w14:textId="77777777" w:rsidR="00AA15C8" w:rsidRDefault="00AA15C8" w:rsidP="00E510CE">
            <w:pPr>
              <w:pStyle w:val="Answer"/>
            </w:pPr>
            <w:r>
              <w:t>70</w:t>
            </w:r>
          </w:p>
        </w:tc>
        <w:tc>
          <w:tcPr>
            <w:tcW w:w="2588" w:type="dxa"/>
          </w:tcPr>
          <w:p w14:paraId="69846741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362FEF4C" wp14:editId="67FC135E">
                  <wp:simplePos x="0" y="0"/>
                  <wp:positionH relativeFrom="column">
                    <wp:posOffset>322533</wp:posOffset>
                  </wp:positionH>
                  <wp:positionV relativeFrom="paragraph">
                    <wp:posOffset>38270</wp:posOffset>
                  </wp:positionV>
                  <wp:extent cx="825690" cy="1180531"/>
                  <wp:effectExtent l="0" t="0" r="0" b="635"/>
                  <wp:wrapNone/>
                  <wp:docPr id="2134486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41693" t="74814" r="41897" b="4"/>
                          <a:stretch/>
                        </pic:blipFill>
                        <pic:spPr bwMode="auto">
                          <a:xfrm>
                            <a:off x="0" y="0"/>
                            <a:ext cx="825690" cy="1180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7A29A5" w14:textId="77777777" w:rsidR="00AA15C8" w:rsidRDefault="00AA15C8" w:rsidP="00E510CE"/>
          <w:p w14:paraId="449C4A2D" w14:textId="77777777" w:rsidR="00AA15C8" w:rsidRDefault="00AA15C8" w:rsidP="00E510CE"/>
          <w:p w14:paraId="3AD672C5" w14:textId="77777777" w:rsidR="00AA15C8" w:rsidRDefault="00AA15C8" w:rsidP="00E510CE"/>
          <w:p w14:paraId="4FFDC1E9" w14:textId="77777777" w:rsidR="00AA15C8" w:rsidRDefault="00AA15C8" w:rsidP="00E510CE"/>
          <w:p w14:paraId="5504F962" w14:textId="77777777" w:rsidR="00AA15C8" w:rsidRDefault="00AA15C8" w:rsidP="00E510CE"/>
          <w:p w14:paraId="3AE01A77" w14:textId="77777777" w:rsidR="00AA15C8" w:rsidRDefault="00AA15C8" w:rsidP="00E510CE"/>
          <w:p w14:paraId="4264165B" w14:textId="77777777" w:rsidR="00AA15C8" w:rsidRDefault="00AA15C8" w:rsidP="00E510CE"/>
          <w:p w14:paraId="14BA73B5" w14:textId="77777777" w:rsidR="00AA15C8" w:rsidRDefault="00AA15C8" w:rsidP="00E510CE">
            <w:pPr>
              <w:pStyle w:val="Answer"/>
            </w:pPr>
            <w:r>
              <w:t>130</w:t>
            </w:r>
          </w:p>
        </w:tc>
        <w:tc>
          <w:tcPr>
            <w:tcW w:w="2588" w:type="dxa"/>
          </w:tcPr>
          <w:p w14:paraId="4FF5A7A4" w14:textId="77777777" w:rsidR="00AA15C8" w:rsidRDefault="00AA15C8" w:rsidP="009819D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94525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4C7FF868" wp14:editId="64697FE7">
                  <wp:simplePos x="0" y="0"/>
                  <wp:positionH relativeFrom="column">
                    <wp:posOffset>203096</wp:posOffset>
                  </wp:positionH>
                  <wp:positionV relativeFrom="paragraph">
                    <wp:posOffset>34290</wp:posOffset>
                  </wp:positionV>
                  <wp:extent cx="1234497" cy="1180465"/>
                  <wp:effectExtent l="0" t="0" r="3810" b="635"/>
                  <wp:wrapNone/>
                  <wp:docPr id="876229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9998" name=""/>
                          <pic:cNvPicPr/>
                        </pic:nvPicPr>
                        <pic:blipFill rotWithShape="1">
                          <a:blip r:embed="rId92"/>
                          <a:srcRect l="75443" t="73394" b="1403"/>
                          <a:stretch/>
                        </pic:blipFill>
                        <pic:spPr bwMode="auto">
                          <a:xfrm>
                            <a:off x="0" y="0"/>
                            <a:ext cx="1234497" cy="118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2D23F5" w14:textId="77777777" w:rsidR="00AA15C8" w:rsidRDefault="00AA15C8" w:rsidP="00E510CE">
            <w:pPr>
              <w:spacing w:line="276" w:lineRule="auto"/>
            </w:pPr>
          </w:p>
          <w:p w14:paraId="44C93EA0" w14:textId="77777777" w:rsidR="00AA15C8" w:rsidRDefault="00AA15C8" w:rsidP="00E510CE">
            <w:pPr>
              <w:spacing w:line="276" w:lineRule="auto"/>
            </w:pPr>
          </w:p>
          <w:p w14:paraId="77746B0B" w14:textId="77777777" w:rsidR="00AA15C8" w:rsidRDefault="00AA15C8" w:rsidP="00E510CE">
            <w:pPr>
              <w:spacing w:line="276" w:lineRule="auto"/>
            </w:pPr>
          </w:p>
          <w:p w14:paraId="483B8CEA" w14:textId="77777777" w:rsidR="00AA15C8" w:rsidRDefault="00AA15C8" w:rsidP="00E510CE">
            <w:pPr>
              <w:spacing w:line="276" w:lineRule="auto"/>
            </w:pPr>
          </w:p>
          <w:p w14:paraId="2F99DA08" w14:textId="77777777" w:rsidR="00AA15C8" w:rsidRDefault="00AA15C8" w:rsidP="00E510CE">
            <w:pPr>
              <w:spacing w:line="276" w:lineRule="auto"/>
            </w:pPr>
          </w:p>
          <w:p w14:paraId="3C4E2366" w14:textId="77777777" w:rsidR="00AA15C8" w:rsidRDefault="00AA15C8" w:rsidP="00E510CE">
            <w:pPr>
              <w:spacing w:line="276" w:lineRule="auto"/>
            </w:pPr>
          </w:p>
          <w:p w14:paraId="1CB0C644" w14:textId="77777777" w:rsidR="00AA15C8" w:rsidRDefault="00AA15C8" w:rsidP="00E510CE">
            <w:pPr>
              <w:pStyle w:val="Answer"/>
            </w:pPr>
            <w:r>
              <w:t>88</w:t>
            </w:r>
          </w:p>
        </w:tc>
      </w:tr>
    </w:tbl>
    <w:p w14:paraId="1C585353" w14:textId="77777777" w:rsidR="00AA15C8" w:rsidRDefault="00AA15C8" w:rsidP="00AA15C8">
      <w:pPr>
        <w:contextualSpacing/>
      </w:pPr>
    </w:p>
    <w:p w14:paraId="03814FF4" w14:textId="77777777" w:rsidR="00AA15C8" w:rsidRPr="008637A1" w:rsidRDefault="00AA15C8" w:rsidP="009819DF">
      <w:pPr>
        <w:numPr>
          <w:ilvl w:val="0"/>
          <w:numId w:val="41"/>
        </w:numPr>
        <w:contextualSpacing/>
      </w:pPr>
      <w:r w:rsidRPr="008637A1">
        <w:t>Determine the value of the pronumeral, using all the angle relationships you know.</w:t>
      </w:r>
      <w:r>
        <w:br/>
        <w:t>You do not need to show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152E8987" w14:textId="77777777" w:rsidTr="00E510CE">
        <w:tc>
          <w:tcPr>
            <w:tcW w:w="3449" w:type="dxa"/>
          </w:tcPr>
          <w:p w14:paraId="12E4EAFB" w14:textId="77777777" w:rsidR="00AA15C8" w:rsidRPr="008637A1" w:rsidRDefault="00AA15C8" w:rsidP="009819DF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3E5C9DC1" wp14:editId="021CD0FB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95787</wp:posOffset>
                  </wp:positionV>
                  <wp:extent cx="1916430" cy="1460500"/>
                  <wp:effectExtent l="0" t="0" r="7620" b="6350"/>
                  <wp:wrapNone/>
                  <wp:docPr id="33470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05801" name=""/>
                          <pic:cNvPicPr/>
                        </pic:nvPicPr>
                        <pic:blipFill rotWithShape="1">
                          <a:blip r:embed="rId93"/>
                          <a:srcRect l="5332" r="57924" b="68572"/>
                          <a:stretch/>
                        </pic:blipFill>
                        <pic:spPr bwMode="auto">
                          <a:xfrm>
                            <a:off x="0" y="0"/>
                            <a:ext cx="1916430" cy="146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3176085" w14:textId="77777777" w:rsidR="00AA15C8" w:rsidRPr="008637A1" w:rsidRDefault="00AA15C8" w:rsidP="00E510CE">
            <w:pPr>
              <w:spacing w:line="276" w:lineRule="auto"/>
            </w:pPr>
          </w:p>
          <w:p w14:paraId="62DEB724" w14:textId="77777777" w:rsidR="00AA15C8" w:rsidRPr="008637A1" w:rsidRDefault="00AA15C8" w:rsidP="00E510CE">
            <w:pPr>
              <w:spacing w:line="276" w:lineRule="auto"/>
            </w:pPr>
          </w:p>
          <w:p w14:paraId="1524BE6A" w14:textId="77777777" w:rsidR="00AA15C8" w:rsidRPr="008637A1" w:rsidRDefault="00AA15C8" w:rsidP="00E510CE">
            <w:pPr>
              <w:spacing w:line="276" w:lineRule="auto"/>
            </w:pPr>
          </w:p>
          <w:p w14:paraId="3DA9B649" w14:textId="77777777" w:rsidR="00AA15C8" w:rsidRPr="008637A1" w:rsidRDefault="00AA15C8" w:rsidP="00E510CE">
            <w:pPr>
              <w:spacing w:line="276" w:lineRule="auto"/>
            </w:pPr>
          </w:p>
          <w:p w14:paraId="32C2D6D4" w14:textId="77777777" w:rsidR="00AA15C8" w:rsidRDefault="00AA15C8" w:rsidP="00E510CE">
            <w:pPr>
              <w:spacing w:line="276" w:lineRule="auto"/>
            </w:pPr>
          </w:p>
          <w:p w14:paraId="77B8415A" w14:textId="77777777" w:rsidR="00AA15C8" w:rsidRDefault="00AA15C8" w:rsidP="00E510CE">
            <w:pPr>
              <w:spacing w:line="276" w:lineRule="auto"/>
            </w:pPr>
          </w:p>
          <w:p w14:paraId="72B01EB1" w14:textId="77777777" w:rsidR="00AA15C8" w:rsidRDefault="00AA15C8" w:rsidP="00E510CE">
            <w:pPr>
              <w:spacing w:line="276" w:lineRule="auto"/>
            </w:pPr>
          </w:p>
          <w:p w14:paraId="69965606" w14:textId="77777777" w:rsidR="00AA15C8" w:rsidRDefault="00AA15C8" w:rsidP="00E510CE">
            <w:pPr>
              <w:spacing w:line="276" w:lineRule="auto"/>
            </w:pPr>
          </w:p>
          <w:p w14:paraId="476F0968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3449" w:type="dxa"/>
          </w:tcPr>
          <w:p w14:paraId="09C8C3D6" w14:textId="77777777" w:rsidR="00AA15C8" w:rsidRPr="008637A1" w:rsidRDefault="00AA15C8" w:rsidP="009819DF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2689D4D3" wp14:editId="10B65981">
                  <wp:simplePos x="0" y="0"/>
                  <wp:positionH relativeFrom="column">
                    <wp:posOffset>375124</wp:posOffset>
                  </wp:positionH>
                  <wp:positionV relativeFrom="paragraph">
                    <wp:posOffset>20955</wp:posOffset>
                  </wp:positionV>
                  <wp:extent cx="1383030" cy="1793240"/>
                  <wp:effectExtent l="0" t="0" r="7620" b="0"/>
                  <wp:wrapNone/>
                  <wp:docPr id="1891366764" name="Picture 1891366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05801" name=""/>
                          <pic:cNvPicPr/>
                        </pic:nvPicPr>
                        <pic:blipFill rotWithShape="1">
                          <a:blip r:embed="rId93"/>
                          <a:srcRect l="62198" t="-1" r="11285" b="61404"/>
                          <a:stretch/>
                        </pic:blipFill>
                        <pic:spPr bwMode="auto">
                          <a:xfrm>
                            <a:off x="0" y="0"/>
                            <a:ext cx="1383030" cy="179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60D8F2D" w14:textId="77777777" w:rsidR="00AA15C8" w:rsidRPr="008637A1" w:rsidRDefault="00AA15C8" w:rsidP="00E510CE">
            <w:pPr>
              <w:spacing w:line="276" w:lineRule="auto"/>
            </w:pPr>
          </w:p>
          <w:p w14:paraId="013AB886" w14:textId="77777777" w:rsidR="00AA15C8" w:rsidRPr="008637A1" w:rsidRDefault="00AA15C8" w:rsidP="00E510CE">
            <w:pPr>
              <w:spacing w:line="276" w:lineRule="auto"/>
            </w:pPr>
          </w:p>
          <w:p w14:paraId="44C593DE" w14:textId="77777777" w:rsidR="00AA15C8" w:rsidRPr="008637A1" w:rsidRDefault="00AA15C8" w:rsidP="00E510CE">
            <w:pPr>
              <w:spacing w:line="276" w:lineRule="auto"/>
            </w:pPr>
          </w:p>
          <w:p w14:paraId="6AC68569" w14:textId="77777777" w:rsidR="00AA15C8" w:rsidRPr="008637A1" w:rsidRDefault="00AA15C8" w:rsidP="00E510CE">
            <w:pPr>
              <w:spacing w:line="276" w:lineRule="auto"/>
            </w:pPr>
          </w:p>
          <w:p w14:paraId="5CF909AD" w14:textId="77777777" w:rsidR="00AA15C8" w:rsidRDefault="00AA15C8" w:rsidP="00E510CE">
            <w:pPr>
              <w:spacing w:line="276" w:lineRule="auto"/>
            </w:pPr>
          </w:p>
          <w:p w14:paraId="58F5077D" w14:textId="77777777" w:rsidR="00AA15C8" w:rsidRDefault="00AA15C8" w:rsidP="00E510CE">
            <w:pPr>
              <w:spacing w:line="276" w:lineRule="auto"/>
            </w:pPr>
          </w:p>
          <w:p w14:paraId="4B2D37DA" w14:textId="77777777" w:rsidR="00AA15C8" w:rsidRDefault="00AA15C8" w:rsidP="00E510CE">
            <w:pPr>
              <w:spacing w:line="276" w:lineRule="auto"/>
            </w:pPr>
          </w:p>
          <w:p w14:paraId="20C48030" w14:textId="77777777" w:rsidR="00AA15C8" w:rsidRDefault="00AA15C8" w:rsidP="00E510CE">
            <w:pPr>
              <w:spacing w:line="276" w:lineRule="auto"/>
            </w:pPr>
          </w:p>
          <w:p w14:paraId="2D766AAF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231</w:t>
            </w:r>
          </w:p>
        </w:tc>
        <w:tc>
          <w:tcPr>
            <w:tcW w:w="3449" w:type="dxa"/>
          </w:tcPr>
          <w:p w14:paraId="32E78CB9" w14:textId="77777777" w:rsidR="00AA15C8" w:rsidRPr="008637A1" w:rsidRDefault="00AA15C8" w:rsidP="009819DF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3E9472D8" wp14:editId="60069F29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141605</wp:posOffset>
                  </wp:positionV>
                  <wp:extent cx="1734820" cy="1230630"/>
                  <wp:effectExtent l="0" t="0" r="0" b="7620"/>
                  <wp:wrapNone/>
                  <wp:docPr id="170420122" name="Picture 170420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05801" name=""/>
                          <pic:cNvPicPr/>
                        </pic:nvPicPr>
                        <pic:blipFill rotWithShape="1">
                          <a:blip r:embed="rId93"/>
                          <a:srcRect l="4995" t="41885" r="61740" b="31621"/>
                          <a:stretch/>
                        </pic:blipFill>
                        <pic:spPr bwMode="auto">
                          <a:xfrm>
                            <a:off x="0" y="0"/>
                            <a:ext cx="1734820" cy="1230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80E642E" w14:textId="77777777" w:rsidR="00AA15C8" w:rsidRPr="008637A1" w:rsidRDefault="00AA15C8" w:rsidP="00E510CE">
            <w:pPr>
              <w:spacing w:line="276" w:lineRule="auto"/>
            </w:pPr>
          </w:p>
          <w:p w14:paraId="5B2623C8" w14:textId="77777777" w:rsidR="00AA15C8" w:rsidRPr="008637A1" w:rsidRDefault="00AA15C8" w:rsidP="00E510CE">
            <w:pPr>
              <w:spacing w:line="276" w:lineRule="auto"/>
            </w:pPr>
          </w:p>
          <w:p w14:paraId="61379F39" w14:textId="77777777" w:rsidR="00AA15C8" w:rsidRPr="008637A1" w:rsidRDefault="00AA15C8" w:rsidP="00E510CE">
            <w:pPr>
              <w:spacing w:line="276" w:lineRule="auto"/>
            </w:pPr>
          </w:p>
          <w:p w14:paraId="2DE4394E" w14:textId="77777777" w:rsidR="00AA15C8" w:rsidRPr="008637A1" w:rsidRDefault="00AA15C8" w:rsidP="00E510CE">
            <w:pPr>
              <w:spacing w:line="276" w:lineRule="auto"/>
            </w:pPr>
          </w:p>
          <w:p w14:paraId="277738E2" w14:textId="77777777" w:rsidR="00AA15C8" w:rsidRPr="008637A1" w:rsidRDefault="00AA15C8" w:rsidP="00E510CE">
            <w:pPr>
              <w:spacing w:line="276" w:lineRule="auto"/>
            </w:pPr>
          </w:p>
          <w:p w14:paraId="23CDFDE3" w14:textId="77777777" w:rsidR="00AA15C8" w:rsidRDefault="00AA15C8" w:rsidP="00E510CE">
            <w:pPr>
              <w:spacing w:line="276" w:lineRule="auto"/>
            </w:pPr>
          </w:p>
          <w:p w14:paraId="3091A164" w14:textId="77777777" w:rsidR="00AA15C8" w:rsidRDefault="00AA15C8" w:rsidP="00E510CE">
            <w:pPr>
              <w:spacing w:line="276" w:lineRule="auto"/>
            </w:pPr>
          </w:p>
          <w:p w14:paraId="5DE94E72" w14:textId="77777777" w:rsidR="00AA15C8" w:rsidRDefault="00AA15C8" w:rsidP="00E510CE">
            <w:pPr>
              <w:spacing w:line="276" w:lineRule="auto"/>
            </w:pPr>
          </w:p>
          <w:p w14:paraId="5A735270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18</w:t>
            </w:r>
          </w:p>
        </w:tc>
      </w:tr>
      <w:tr w:rsidR="00AA15C8" w:rsidRPr="008637A1" w14:paraId="4CDE7319" w14:textId="77777777" w:rsidTr="00E510CE">
        <w:tc>
          <w:tcPr>
            <w:tcW w:w="3449" w:type="dxa"/>
          </w:tcPr>
          <w:p w14:paraId="355EB6AB" w14:textId="77777777" w:rsidR="00AA15C8" w:rsidRPr="008637A1" w:rsidRDefault="00AA15C8" w:rsidP="009819DF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7914C7CD" wp14:editId="2D41F07F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95787</wp:posOffset>
                  </wp:positionV>
                  <wp:extent cx="1916430" cy="1460500"/>
                  <wp:effectExtent l="0" t="0" r="7620" b="6350"/>
                  <wp:wrapNone/>
                  <wp:docPr id="1061486590" name="Picture 1061486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05801" name=""/>
                          <pic:cNvPicPr/>
                        </pic:nvPicPr>
                        <pic:blipFill rotWithShape="1">
                          <a:blip r:embed="rId93"/>
                          <a:srcRect l="62198" t="41624" r="1058" b="26948"/>
                          <a:stretch/>
                        </pic:blipFill>
                        <pic:spPr bwMode="auto">
                          <a:xfrm>
                            <a:off x="0" y="0"/>
                            <a:ext cx="1916430" cy="146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D92818F" w14:textId="77777777" w:rsidR="00AA15C8" w:rsidRPr="008637A1" w:rsidRDefault="00AA15C8" w:rsidP="00E510CE">
            <w:pPr>
              <w:spacing w:line="276" w:lineRule="auto"/>
            </w:pPr>
          </w:p>
          <w:p w14:paraId="488110B5" w14:textId="77777777" w:rsidR="00AA15C8" w:rsidRPr="008637A1" w:rsidRDefault="00AA15C8" w:rsidP="00E510CE">
            <w:pPr>
              <w:spacing w:line="276" w:lineRule="auto"/>
            </w:pPr>
          </w:p>
          <w:p w14:paraId="1A6ACDB7" w14:textId="77777777" w:rsidR="00AA15C8" w:rsidRDefault="00AA15C8" w:rsidP="00E510CE">
            <w:pPr>
              <w:spacing w:line="276" w:lineRule="auto"/>
            </w:pPr>
          </w:p>
          <w:p w14:paraId="0E62B6C8" w14:textId="77777777" w:rsidR="00AA15C8" w:rsidRDefault="00AA15C8" w:rsidP="00E510CE">
            <w:pPr>
              <w:spacing w:line="276" w:lineRule="auto"/>
            </w:pPr>
          </w:p>
          <w:p w14:paraId="7C0ACD33" w14:textId="77777777" w:rsidR="00AA15C8" w:rsidRDefault="00AA15C8" w:rsidP="00E510CE">
            <w:pPr>
              <w:spacing w:line="276" w:lineRule="auto"/>
            </w:pPr>
          </w:p>
          <w:p w14:paraId="456F26B9" w14:textId="77777777" w:rsidR="00AA15C8" w:rsidRPr="008637A1" w:rsidRDefault="00AA15C8" w:rsidP="00E510CE">
            <w:pPr>
              <w:spacing w:line="276" w:lineRule="auto"/>
            </w:pPr>
          </w:p>
          <w:p w14:paraId="542D5129" w14:textId="77777777" w:rsidR="00AA15C8" w:rsidRDefault="00AA15C8" w:rsidP="00E510CE">
            <w:pPr>
              <w:spacing w:line="276" w:lineRule="auto"/>
            </w:pPr>
          </w:p>
          <w:p w14:paraId="698F7672" w14:textId="77777777" w:rsidR="00AA15C8" w:rsidRDefault="00AA15C8" w:rsidP="00E510CE">
            <w:pPr>
              <w:spacing w:line="276" w:lineRule="auto"/>
            </w:pPr>
          </w:p>
          <w:p w14:paraId="3FBFEA7A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91</w:t>
            </w:r>
          </w:p>
        </w:tc>
        <w:tc>
          <w:tcPr>
            <w:tcW w:w="3449" w:type="dxa"/>
          </w:tcPr>
          <w:p w14:paraId="409315D9" w14:textId="77777777" w:rsidR="00AA15C8" w:rsidRPr="008637A1" w:rsidRDefault="00AA15C8" w:rsidP="009819DF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55B3F6B3" wp14:editId="740C2490">
                  <wp:simplePos x="0" y="0"/>
                  <wp:positionH relativeFrom="column">
                    <wp:posOffset>287509</wp:posOffset>
                  </wp:positionH>
                  <wp:positionV relativeFrom="paragraph">
                    <wp:posOffset>139505</wp:posOffset>
                  </wp:positionV>
                  <wp:extent cx="1600200" cy="1172308"/>
                  <wp:effectExtent l="0" t="0" r="0" b="8890"/>
                  <wp:wrapNone/>
                  <wp:docPr id="433405672" name="Picture 433405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05801" name=""/>
                          <pic:cNvPicPr/>
                        </pic:nvPicPr>
                        <pic:blipFill rotWithShape="1">
                          <a:blip r:embed="rId93"/>
                          <a:srcRect l="5332" t="73425" r="63987" b="1343"/>
                          <a:stretch/>
                        </pic:blipFill>
                        <pic:spPr bwMode="auto">
                          <a:xfrm>
                            <a:off x="0" y="0"/>
                            <a:ext cx="1600200" cy="117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5BA0344" w14:textId="77777777" w:rsidR="00AA15C8" w:rsidRPr="008637A1" w:rsidRDefault="00AA15C8" w:rsidP="00E510CE">
            <w:pPr>
              <w:spacing w:line="276" w:lineRule="auto"/>
            </w:pPr>
          </w:p>
          <w:p w14:paraId="2C1C34F3" w14:textId="77777777" w:rsidR="00AA15C8" w:rsidRPr="008637A1" w:rsidRDefault="00AA15C8" w:rsidP="00E510CE">
            <w:pPr>
              <w:spacing w:line="276" w:lineRule="auto"/>
            </w:pPr>
          </w:p>
          <w:p w14:paraId="512821AC" w14:textId="77777777" w:rsidR="00AA15C8" w:rsidRPr="008637A1" w:rsidRDefault="00AA15C8" w:rsidP="00E510CE">
            <w:pPr>
              <w:spacing w:line="276" w:lineRule="auto"/>
            </w:pPr>
          </w:p>
          <w:p w14:paraId="0BA0A3B2" w14:textId="77777777" w:rsidR="00AA15C8" w:rsidRDefault="00AA15C8" w:rsidP="00E510CE">
            <w:pPr>
              <w:spacing w:line="276" w:lineRule="auto"/>
            </w:pPr>
          </w:p>
          <w:p w14:paraId="2CB49FD5" w14:textId="77777777" w:rsidR="00AA15C8" w:rsidRDefault="00AA15C8" w:rsidP="00E510CE">
            <w:pPr>
              <w:spacing w:line="276" w:lineRule="auto"/>
            </w:pPr>
          </w:p>
          <w:p w14:paraId="286482C0" w14:textId="77777777" w:rsidR="00AA15C8" w:rsidRDefault="00AA15C8" w:rsidP="00E510CE">
            <w:pPr>
              <w:spacing w:line="276" w:lineRule="auto"/>
            </w:pPr>
          </w:p>
          <w:p w14:paraId="32F8C775" w14:textId="77777777" w:rsidR="00AA15C8" w:rsidRDefault="00AA15C8" w:rsidP="00E510CE">
            <w:pPr>
              <w:spacing w:line="276" w:lineRule="auto"/>
            </w:pPr>
          </w:p>
          <w:p w14:paraId="0D08A6D4" w14:textId="77777777" w:rsidR="00AA15C8" w:rsidRDefault="00AA15C8" w:rsidP="00E510CE">
            <w:pPr>
              <w:spacing w:line="276" w:lineRule="auto"/>
            </w:pPr>
          </w:p>
          <w:p w14:paraId="1FF4C5E5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65.5</w:t>
            </w:r>
          </w:p>
        </w:tc>
        <w:tc>
          <w:tcPr>
            <w:tcW w:w="3449" w:type="dxa"/>
          </w:tcPr>
          <w:p w14:paraId="0C58A27C" w14:textId="77777777" w:rsidR="00AA15C8" w:rsidRPr="008637A1" w:rsidRDefault="00AA15C8" w:rsidP="009819DF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10E3ABF7" wp14:editId="0948DBC1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94712</wp:posOffset>
                  </wp:positionV>
                  <wp:extent cx="1734820" cy="1230630"/>
                  <wp:effectExtent l="0" t="0" r="0" b="7620"/>
                  <wp:wrapNone/>
                  <wp:docPr id="1343133215" name="Picture 1343133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05801" name=""/>
                          <pic:cNvPicPr/>
                        </pic:nvPicPr>
                        <pic:blipFill rotWithShape="1">
                          <a:blip r:embed="rId93"/>
                          <a:srcRect l="62541" t="73506" r="4194"/>
                          <a:stretch/>
                        </pic:blipFill>
                        <pic:spPr bwMode="auto">
                          <a:xfrm>
                            <a:off x="0" y="0"/>
                            <a:ext cx="1734820" cy="1230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F5E1CAE" w14:textId="77777777" w:rsidR="00AA15C8" w:rsidRPr="008637A1" w:rsidRDefault="00AA15C8" w:rsidP="00E510CE">
            <w:pPr>
              <w:spacing w:line="276" w:lineRule="auto"/>
            </w:pPr>
          </w:p>
          <w:p w14:paraId="187F0A71" w14:textId="77777777" w:rsidR="00AA15C8" w:rsidRPr="008637A1" w:rsidRDefault="00AA15C8" w:rsidP="00E510CE">
            <w:pPr>
              <w:spacing w:line="276" w:lineRule="auto"/>
            </w:pPr>
          </w:p>
          <w:p w14:paraId="5CC0529D" w14:textId="77777777" w:rsidR="00AA15C8" w:rsidRPr="008637A1" w:rsidRDefault="00AA15C8" w:rsidP="00E510CE">
            <w:pPr>
              <w:spacing w:line="276" w:lineRule="auto"/>
            </w:pPr>
          </w:p>
          <w:p w14:paraId="592E2866" w14:textId="77777777" w:rsidR="00AA15C8" w:rsidRDefault="00AA15C8" w:rsidP="00E510CE">
            <w:pPr>
              <w:spacing w:line="276" w:lineRule="auto"/>
            </w:pPr>
          </w:p>
          <w:p w14:paraId="5AD0C950" w14:textId="77777777" w:rsidR="00AA15C8" w:rsidRDefault="00AA15C8" w:rsidP="00E510CE">
            <w:pPr>
              <w:spacing w:line="276" w:lineRule="auto"/>
            </w:pPr>
          </w:p>
          <w:p w14:paraId="16C7F05C" w14:textId="77777777" w:rsidR="00AA15C8" w:rsidRDefault="00AA15C8" w:rsidP="00E510CE">
            <w:pPr>
              <w:spacing w:line="276" w:lineRule="auto"/>
            </w:pPr>
          </w:p>
          <w:p w14:paraId="0F5CBB4A" w14:textId="77777777" w:rsidR="00AA15C8" w:rsidRDefault="00AA15C8" w:rsidP="00E510CE">
            <w:pPr>
              <w:spacing w:line="276" w:lineRule="auto"/>
            </w:pPr>
          </w:p>
          <w:p w14:paraId="7389AC65" w14:textId="77777777" w:rsidR="00AA15C8" w:rsidRDefault="00AA15C8" w:rsidP="00E510CE">
            <w:pPr>
              <w:spacing w:line="276" w:lineRule="auto"/>
            </w:pPr>
          </w:p>
          <w:p w14:paraId="03A78679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60</w:t>
            </w:r>
          </w:p>
        </w:tc>
      </w:tr>
    </w:tbl>
    <w:p w14:paraId="0CF26731" w14:textId="77777777" w:rsidR="00AA15C8" w:rsidRPr="008637A1" w:rsidRDefault="00AA15C8" w:rsidP="009819DF">
      <w:pPr>
        <w:numPr>
          <w:ilvl w:val="0"/>
          <w:numId w:val="41"/>
        </w:numPr>
        <w:contextualSpacing/>
      </w:pPr>
      <w:r w:rsidRPr="008637A1">
        <w:lastRenderedPageBreak/>
        <w:t xml:space="preserve">Determine </w:t>
      </w:r>
      <w:r>
        <w:t>all the missing</w:t>
      </w:r>
      <w:r w:rsidRPr="008637A1">
        <w:t xml:space="preserve"> angles in this diagram.</w:t>
      </w:r>
    </w:p>
    <w:p w14:paraId="4A6D85DC" w14:textId="77777777" w:rsidR="00AA15C8" w:rsidRPr="008637A1" w:rsidRDefault="00AA15C8" w:rsidP="00AA15C8">
      <w:r w:rsidRPr="008637A1">
        <w:rPr>
          <w:noProof/>
        </w:rPr>
        <w:drawing>
          <wp:anchor distT="0" distB="0" distL="114300" distR="114300" simplePos="0" relativeHeight="251901952" behindDoc="0" locked="0" layoutInCell="1" allowOverlap="1" wp14:anchorId="4B23375B" wp14:editId="210F7966">
            <wp:simplePos x="0" y="0"/>
            <wp:positionH relativeFrom="margin">
              <wp:align>center</wp:align>
            </wp:positionH>
            <wp:positionV relativeFrom="paragraph">
              <wp:posOffset>20091</wp:posOffset>
            </wp:positionV>
            <wp:extent cx="2366467" cy="1539861"/>
            <wp:effectExtent l="0" t="0" r="0" b="3810"/>
            <wp:wrapNone/>
            <wp:docPr id="62554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7593" name="Picture 1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7" b="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467" cy="1539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53890" w14:textId="77777777" w:rsidR="00AA15C8" w:rsidRDefault="00AA15C8" w:rsidP="00AA15C8"/>
    <w:p w14:paraId="5147DEE1" w14:textId="77777777" w:rsidR="00AA15C8" w:rsidRPr="008637A1" w:rsidRDefault="00AA15C8" w:rsidP="00AA15C8"/>
    <w:p w14:paraId="4D3E2D29" w14:textId="77777777" w:rsidR="00AA15C8" w:rsidRDefault="00AA15C8" w:rsidP="00AA15C8">
      <w:pPr>
        <w:contextualSpacing/>
      </w:pPr>
    </w:p>
    <w:p w14:paraId="65576C69" w14:textId="77777777" w:rsidR="00AA15C8" w:rsidRDefault="00AA15C8" w:rsidP="00AA15C8">
      <w:pPr>
        <w:contextualSpacing/>
      </w:pPr>
    </w:p>
    <w:p w14:paraId="65E6F546" w14:textId="77777777" w:rsidR="00AA15C8" w:rsidRPr="0029389C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a=54°</m:t>
          </m:r>
        </m:oMath>
      </m:oMathPara>
    </w:p>
    <w:p w14:paraId="685C654E" w14:textId="77777777" w:rsidR="00AA15C8" w:rsidRPr="0029389C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b=84°</m:t>
          </m:r>
        </m:oMath>
      </m:oMathPara>
    </w:p>
    <w:p w14:paraId="3BA74A3C" w14:textId="77777777" w:rsidR="00AA15C8" w:rsidRPr="0029389C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c=42°</m:t>
          </m:r>
        </m:oMath>
      </m:oMathPara>
    </w:p>
    <w:p w14:paraId="1BD7C507" w14:textId="77777777" w:rsidR="00AA15C8" w:rsidRPr="008637A1" w:rsidRDefault="00AA15C8" w:rsidP="009819DF">
      <w:pPr>
        <w:numPr>
          <w:ilvl w:val="0"/>
          <w:numId w:val="41"/>
        </w:numPr>
        <w:contextualSpacing/>
      </w:pPr>
      <w:r w:rsidRPr="008637A1">
        <w:t>Use your knowledge of angle relationships on parallel lines to calculate the unknown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6EB941AF" w14:textId="77777777" w:rsidTr="00E510CE">
        <w:tc>
          <w:tcPr>
            <w:tcW w:w="3449" w:type="dxa"/>
          </w:tcPr>
          <w:p w14:paraId="3FAE603B" w14:textId="77777777" w:rsidR="00AA15C8" w:rsidRPr="008637A1" w:rsidRDefault="00AA15C8" w:rsidP="009819DF">
            <w:pPr>
              <w:numPr>
                <w:ilvl w:val="0"/>
                <w:numId w:val="37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69B101A3" wp14:editId="4698C446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29210</wp:posOffset>
                  </wp:positionV>
                  <wp:extent cx="1705610" cy="1430020"/>
                  <wp:effectExtent l="0" t="0" r="8890" b="0"/>
                  <wp:wrapNone/>
                  <wp:docPr id="138098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985263" name="Picture 1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9" r="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610" cy="1430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FAE843D" w14:textId="77777777" w:rsidR="00AA15C8" w:rsidRPr="008637A1" w:rsidRDefault="00AA15C8" w:rsidP="00E510CE">
            <w:pPr>
              <w:spacing w:line="360" w:lineRule="auto"/>
            </w:pPr>
          </w:p>
          <w:p w14:paraId="0513D29C" w14:textId="77777777" w:rsidR="00AA15C8" w:rsidRPr="008637A1" w:rsidRDefault="00AA15C8" w:rsidP="00E510CE">
            <w:pPr>
              <w:spacing w:line="360" w:lineRule="auto"/>
            </w:pPr>
          </w:p>
          <w:p w14:paraId="648351DC" w14:textId="77777777" w:rsidR="00AA15C8" w:rsidRPr="008637A1" w:rsidRDefault="00AA15C8" w:rsidP="00E510CE">
            <w:pPr>
              <w:spacing w:line="360" w:lineRule="auto"/>
            </w:pPr>
          </w:p>
          <w:p w14:paraId="1CE83EB0" w14:textId="77777777" w:rsidR="00AA15C8" w:rsidRPr="008637A1" w:rsidRDefault="00AA15C8" w:rsidP="00E510CE">
            <w:pPr>
              <w:spacing w:line="360" w:lineRule="auto"/>
            </w:pPr>
          </w:p>
          <w:p w14:paraId="14B9B0A5" w14:textId="77777777" w:rsidR="00AA15C8" w:rsidRDefault="00AA15C8" w:rsidP="00E510CE">
            <w:pPr>
              <w:spacing w:line="360" w:lineRule="auto"/>
            </w:pPr>
          </w:p>
          <w:p w14:paraId="32BA6117" w14:textId="77777777" w:rsidR="00AA15C8" w:rsidRDefault="00AA15C8" w:rsidP="00E510CE">
            <w:pPr>
              <w:spacing w:line="360" w:lineRule="auto"/>
            </w:pPr>
          </w:p>
          <w:p w14:paraId="332B7D35" w14:textId="77777777" w:rsidR="00AA15C8" w:rsidRPr="00FA0401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a=55°, b=55°, c=55°</m:t>
                </m:r>
              </m:oMath>
            </m:oMathPara>
          </w:p>
        </w:tc>
        <w:tc>
          <w:tcPr>
            <w:tcW w:w="3449" w:type="dxa"/>
          </w:tcPr>
          <w:p w14:paraId="266F2988" w14:textId="77777777" w:rsidR="00AA15C8" w:rsidRPr="008637A1" w:rsidRDefault="00AA15C8" w:rsidP="009819DF">
            <w:pPr>
              <w:numPr>
                <w:ilvl w:val="0"/>
                <w:numId w:val="37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6DAE8725" wp14:editId="5B838EDA">
                  <wp:simplePos x="0" y="0"/>
                  <wp:positionH relativeFrom="column">
                    <wp:posOffset>625475</wp:posOffset>
                  </wp:positionH>
                  <wp:positionV relativeFrom="paragraph">
                    <wp:posOffset>76835</wp:posOffset>
                  </wp:positionV>
                  <wp:extent cx="967105" cy="1352550"/>
                  <wp:effectExtent l="0" t="0" r="4445" b="0"/>
                  <wp:wrapNone/>
                  <wp:docPr id="320885546" name="Picture 320885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85546" name="Picture 320885546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27" b="3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19900A1" w14:textId="77777777" w:rsidR="00AA15C8" w:rsidRPr="008637A1" w:rsidRDefault="00AA15C8" w:rsidP="00E510CE">
            <w:pPr>
              <w:spacing w:line="360" w:lineRule="auto"/>
            </w:pPr>
          </w:p>
          <w:p w14:paraId="35B9D923" w14:textId="77777777" w:rsidR="00AA15C8" w:rsidRPr="008637A1" w:rsidRDefault="00AA15C8" w:rsidP="00E510CE">
            <w:pPr>
              <w:spacing w:line="360" w:lineRule="auto"/>
            </w:pPr>
          </w:p>
          <w:p w14:paraId="35CBD37B" w14:textId="77777777" w:rsidR="00AA15C8" w:rsidRPr="008637A1" w:rsidRDefault="00AA15C8" w:rsidP="00E510CE">
            <w:pPr>
              <w:spacing w:line="360" w:lineRule="auto"/>
            </w:pPr>
          </w:p>
          <w:p w14:paraId="677CDF43" w14:textId="77777777" w:rsidR="00AA15C8" w:rsidRPr="008637A1" w:rsidRDefault="00AA15C8" w:rsidP="00E510CE">
            <w:pPr>
              <w:spacing w:line="360" w:lineRule="auto"/>
            </w:pPr>
          </w:p>
          <w:p w14:paraId="3C8DF56A" w14:textId="77777777" w:rsidR="00AA15C8" w:rsidRDefault="00AA15C8" w:rsidP="00E510CE">
            <w:pPr>
              <w:spacing w:line="360" w:lineRule="auto"/>
            </w:pPr>
          </w:p>
          <w:p w14:paraId="2D0CC8D0" w14:textId="77777777" w:rsidR="00AA15C8" w:rsidRDefault="00AA15C8" w:rsidP="00E510CE">
            <w:pPr>
              <w:spacing w:line="360" w:lineRule="auto"/>
            </w:pPr>
          </w:p>
          <w:p w14:paraId="5E809D37" w14:textId="77777777" w:rsidR="00AA15C8" w:rsidRPr="00FA0401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a=35°, b=60°</m:t>
                </m:r>
              </m:oMath>
            </m:oMathPara>
          </w:p>
        </w:tc>
        <w:tc>
          <w:tcPr>
            <w:tcW w:w="3449" w:type="dxa"/>
          </w:tcPr>
          <w:p w14:paraId="071C3607" w14:textId="77777777" w:rsidR="00AA15C8" w:rsidRPr="008637A1" w:rsidRDefault="00AA15C8" w:rsidP="009819DF">
            <w:pPr>
              <w:numPr>
                <w:ilvl w:val="0"/>
                <w:numId w:val="37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610C1723" wp14:editId="27E080AB">
                  <wp:simplePos x="0" y="0"/>
                  <wp:positionH relativeFrom="column">
                    <wp:posOffset>161493</wp:posOffset>
                  </wp:positionH>
                  <wp:positionV relativeFrom="paragraph">
                    <wp:posOffset>76835</wp:posOffset>
                  </wp:positionV>
                  <wp:extent cx="1781251" cy="1093853"/>
                  <wp:effectExtent l="0" t="0" r="0" b="0"/>
                  <wp:wrapNone/>
                  <wp:docPr id="1178727434" name="Picture 1178727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727434" name="Picture 1178727434"/>
                          <pic:cNvPicPr/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6" r="3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251" cy="1093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051655C" w14:textId="77777777" w:rsidR="00AA15C8" w:rsidRPr="008637A1" w:rsidRDefault="00AA15C8" w:rsidP="00E510CE">
            <w:pPr>
              <w:spacing w:line="360" w:lineRule="auto"/>
            </w:pPr>
          </w:p>
          <w:p w14:paraId="2DAA6AD1" w14:textId="77777777" w:rsidR="00AA15C8" w:rsidRPr="008637A1" w:rsidRDefault="00AA15C8" w:rsidP="00E510CE">
            <w:pPr>
              <w:spacing w:line="360" w:lineRule="auto"/>
            </w:pPr>
          </w:p>
          <w:p w14:paraId="7DD09915" w14:textId="77777777" w:rsidR="00AA15C8" w:rsidRPr="008637A1" w:rsidRDefault="00AA15C8" w:rsidP="00E510CE">
            <w:pPr>
              <w:spacing w:line="360" w:lineRule="auto"/>
            </w:pPr>
          </w:p>
          <w:p w14:paraId="468DAD92" w14:textId="77777777" w:rsidR="00AA15C8" w:rsidRPr="008637A1" w:rsidRDefault="00AA15C8" w:rsidP="00E510CE">
            <w:pPr>
              <w:spacing w:line="360" w:lineRule="auto"/>
            </w:pPr>
          </w:p>
          <w:p w14:paraId="44488617" w14:textId="77777777" w:rsidR="00AA15C8" w:rsidRDefault="00AA15C8" w:rsidP="00E510CE">
            <w:pPr>
              <w:spacing w:line="360" w:lineRule="auto"/>
            </w:pPr>
          </w:p>
          <w:p w14:paraId="2D4D0835" w14:textId="77777777" w:rsidR="00AA15C8" w:rsidRDefault="00AA15C8" w:rsidP="00E510CE">
            <w:pPr>
              <w:spacing w:line="360" w:lineRule="auto"/>
            </w:pPr>
          </w:p>
          <w:p w14:paraId="7F40A9A6" w14:textId="77777777" w:rsidR="00AA15C8" w:rsidRPr="00FA0401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a=25°, b=25°, c=155°</m:t>
                </m:r>
              </m:oMath>
            </m:oMathPara>
          </w:p>
        </w:tc>
      </w:tr>
    </w:tbl>
    <w:p w14:paraId="5419C47E" w14:textId="77777777" w:rsidR="00AA15C8" w:rsidRDefault="00AA15C8" w:rsidP="00AA15C8">
      <w:pPr>
        <w:contextualSpacing/>
      </w:pPr>
    </w:p>
    <w:p w14:paraId="7B940198" w14:textId="77777777" w:rsidR="00AA15C8" w:rsidRDefault="00AA15C8" w:rsidP="009819DF">
      <w:pPr>
        <w:pStyle w:val="ListParagraph"/>
        <w:numPr>
          <w:ilvl w:val="0"/>
          <w:numId w:val="41"/>
        </w:numPr>
      </w:pPr>
      <w:r>
        <w:t>By writing an equation, solve for the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5CC8A4A0" w14:textId="77777777" w:rsidTr="00E510CE">
        <w:tc>
          <w:tcPr>
            <w:tcW w:w="3449" w:type="dxa"/>
          </w:tcPr>
          <w:p w14:paraId="780E0CAA" w14:textId="77777777" w:rsidR="00AA15C8" w:rsidRPr="008637A1" w:rsidRDefault="00AA15C8" w:rsidP="009819DF">
            <w:pPr>
              <w:numPr>
                <w:ilvl w:val="0"/>
                <w:numId w:val="42"/>
              </w:numPr>
              <w:spacing w:line="360" w:lineRule="auto"/>
              <w:contextualSpacing/>
            </w:pPr>
            <w:r w:rsidRPr="0065318E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4E9A0" wp14:editId="3973803C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62230</wp:posOffset>
                  </wp:positionV>
                  <wp:extent cx="1733550" cy="1135585"/>
                  <wp:effectExtent l="0" t="0" r="0" b="7620"/>
                  <wp:wrapNone/>
                  <wp:docPr id="1606690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90593" name="Picture 1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8" r="71212" b="51982"/>
                          <a:stretch/>
                        </pic:blipFill>
                        <pic:spPr bwMode="auto">
                          <a:xfrm>
                            <a:off x="0" y="0"/>
                            <a:ext cx="1733550" cy="1135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E08DE0D" w14:textId="77777777" w:rsidR="00AA15C8" w:rsidRPr="008637A1" w:rsidRDefault="00AA15C8" w:rsidP="00E510CE">
            <w:pPr>
              <w:spacing w:line="360" w:lineRule="auto"/>
            </w:pPr>
          </w:p>
          <w:p w14:paraId="453B8226" w14:textId="77777777" w:rsidR="00AA15C8" w:rsidRPr="008637A1" w:rsidRDefault="00AA15C8" w:rsidP="00E510CE">
            <w:pPr>
              <w:spacing w:line="360" w:lineRule="auto"/>
            </w:pPr>
          </w:p>
          <w:p w14:paraId="16FCB516" w14:textId="77777777" w:rsidR="00AA15C8" w:rsidRPr="008637A1" w:rsidRDefault="00AA15C8" w:rsidP="00E510CE">
            <w:pPr>
              <w:spacing w:line="360" w:lineRule="auto"/>
            </w:pPr>
          </w:p>
          <w:p w14:paraId="77BBD931" w14:textId="77777777" w:rsidR="00AA15C8" w:rsidRDefault="00AA15C8" w:rsidP="00E510CE">
            <w:pPr>
              <w:spacing w:line="360" w:lineRule="auto"/>
            </w:pPr>
          </w:p>
          <w:p w14:paraId="7C882296" w14:textId="77777777" w:rsidR="00AA15C8" w:rsidRDefault="00AA15C8" w:rsidP="00E510CE">
            <w:pPr>
              <w:spacing w:line="360" w:lineRule="auto"/>
            </w:pPr>
          </w:p>
          <w:p w14:paraId="0DA3C304" w14:textId="77777777" w:rsidR="00AA15C8" w:rsidRPr="008637A1" w:rsidRDefault="00AA15C8" w:rsidP="00E510CE">
            <w:pPr>
              <w:spacing w:line="360" w:lineRule="auto"/>
            </w:pPr>
          </w:p>
          <w:p w14:paraId="5E7D20EE" w14:textId="77777777" w:rsidR="00AA15C8" w:rsidRPr="00E055A5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+52=180</m:t>
                </m:r>
              </m:oMath>
            </m:oMathPara>
          </w:p>
          <w:p w14:paraId="0165384F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32°</w:t>
            </w:r>
          </w:p>
        </w:tc>
        <w:tc>
          <w:tcPr>
            <w:tcW w:w="3449" w:type="dxa"/>
          </w:tcPr>
          <w:p w14:paraId="232DED1E" w14:textId="77777777" w:rsidR="00AA15C8" w:rsidRPr="008637A1" w:rsidRDefault="00AA15C8" w:rsidP="009819DF">
            <w:pPr>
              <w:numPr>
                <w:ilvl w:val="0"/>
                <w:numId w:val="42"/>
              </w:numPr>
              <w:spacing w:line="360" w:lineRule="auto"/>
              <w:contextualSpacing/>
            </w:pPr>
            <w:r w:rsidRPr="0065318E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1F0B40DC" wp14:editId="0DC40135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62230</wp:posOffset>
                  </wp:positionV>
                  <wp:extent cx="1438530" cy="1135585"/>
                  <wp:effectExtent l="0" t="0" r="0" b="7620"/>
                  <wp:wrapNone/>
                  <wp:docPr id="1654820528" name="Picture 1654820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90593" name="Picture 1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73" r="40512" b="51982"/>
                          <a:stretch/>
                        </pic:blipFill>
                        <pic:spPr bwMode="auto">
                          <a:xfrm>
                            <a:off x="0" y="0"/>
                            <a:ext cx="1438530" cy="1135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3EE5724" w14:textId="77777777" w:rsidR="00AA15C8" w:rsidRPr="008637A1" w:rsidRDefault="00AA15C8" w:rsidP="00E510CE">
            <w:pPr>
              <w:spacing w:line="360" w:lineRule="auto"/>
            </w:pPr>
          </w:p>
          <w:p w14:paraId="5991CABE" w14:textId="77777777" w:rsidR="00AA15C8" w:rsidRPr="008637A1" w:rsidRDefault="00AA15C8" w:rsidP="00E510CE">
            <w:pPr>
              <w:spacing w:line="360" w:lineRule="auto"/>
            </w:pPr>
          </w:p>
          <w:p w14:paraId="491BC83B" w14:textId="77777777" w:rsidR="00AA15C8" w:rsidRPr="008637A1" w:rsidRDefault="00AA15C8" w:rsidP="00E510CE">
            <w:pPr>
              <w:spacing w:line="360" w:lineRule="auto"/>
            </w:pPr>
          </w:p>
          <w:p w14:paraId="49DD627D" w14:textId="77777777" w:rsidR="00AA15C8" w:rsidRDefault="00AA15C8" w:rsidP="00E510CE">
            <w:pPr>
              <w:spacing w:line="360" w:lineRule="auto"/>
            </w:pPr>
          </w:p>
          <w:p w14:paraId="4D183432" w14:textId="77777777" w:rsidR="00AA15C8" w:rsidRDefault="00AA15C8" w:rsidP="00E510CE">
            <w:pPr>
              <w:spacing w:line="360" w:lineRule="auto"/>
            </w:pPr>
          </w:p>
          <w:p w14:paraId="34973363" w14:textId="77777777" w:rsidR="00AA15C8" w:rsidRPr="008637A1" w:rsidRDefault="00AA15C8" w:rsidP="00E510CE">
            <w:pPr>
              <w:spacing w:line="360" w:lineRule="auto"/>
            </w:pPr>
          </w:p>
          <w:p w14:paraId="279B32E9" w14:textId="77777777" w:rsidR="00AA15C8" w:rsidRPr="00E055A5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2x+72=180</m:t>
                </m:r>
              </m:oMath>
            </m:oMathPara>
          </w:p>
          <w:p w14:paraId="07FCD53D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54°</w:t>
            </w:r>
          </w:p>
        </w:tc>
        <w:tc>
          <w:tcPr>
            <w:tcW w:w="3449" w:type="dxa"/>
          </w:tcPr>
          <w:p w14:paraId="098D284E" w14:textId="77777777" w:rsidR="00AA15C8" w:rsidRPr="008637A1" w:rsidRDefault="00AA15C8" w:rsidP="009819DF">
            <w:pPr>
              <w:numPr>
                <w:ilvl w:val="0"/>
                <w:numId w:val="42"/>
              </w:numPr>
              <w:spacing w:line="360" w:lineRule="auto"/>
              <w:contextualSpacing/>
            </w:pPr>
            <w:r w:rsidRPr="0065318E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36EF418" wp14:editId="42970C25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62230</wp:posOffset>
                  </wp:positionV>
                  <wp:extent cx="1536057" cy="1170329"/>
                  <wp:effectExtent l="0" t="0" r="7620" b="0"/>
                  <wp:wrapNone/>
                  <wp:docPr id="927925347" name="Picture 927925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90593" name="Picture 1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17" r="5783" b="50513"/>
                          <a:stretch/>
                        </pic:blipFill>
                        <pic:spPr bwMode="auto">
                          <a:xfrm>
                            <a:off x="0" y="0"/>
                            <a:ext cx="1536057" cy="1170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74FF315" w14:textId="77777777" w:rsidR="00AA15C8" w:rsidRPr="008637A1" w:rsidRDefault="00AA15C8" w:rsidP="00E510CE">
            <w:pPr>
              <w:spacing w:line="360" w:lineRule="auto"/>
            </w:pPr>
          </w:p>
          <w:p w14:paraId="212D2FB1" w14:textId="77777777" w:rsidR="00AA15C8" w:rsidRPr="008637A1" w:rsidRDefault="00AA15C8" w:rsidP="00E510CE">
            <w:pPr>
              <w:spacing w:line="360" w:lineRule="auto"/>
            </w:pPr>
          </w:p>
          <w:p w14:paraId="5D8B6294" w14:textId="77777777" w:rsidR="00AA15C8" w:rsidRPr="008637A1" w:rsidRDefault="00AA15C8" w:rsidP="00E510CE">
            <w:pPr>
              <w:spacing w:line="360" w:lineRule="auto"/>
            </w:pPr>
          </w:p>
          <w:p w14:paraId="4751BA55" w14:textId="77777777" w:rsidR="00AA15C8" w:rsidRDefault="00AA15C8" w:rsidP="00E510CE">
            <w:pPr>
              <w:spacing w:line="360" w:lineRule="auto"/>
            </w:pPr>
          </w:p>
          <w:p w14:paraId="25661E4E" w14:textId="77777777" w:rsidR="00AA15C8" w:rsidRDefault="00AA15C8" w:rsidP="00E510CE">
            <w:pPr>
              <w:spacing w:line="360" w:lineRule="auto"/>
            </w:pPr>
          </w:p>
          <w:p w14:paraId="59A55E7E" w14:textId="77777777" w:rsidR="00AA15C8" w:rsidRPr="008637A1" w:rsidRDefault="00AA15C8" w:rsidP="00E510CE">
            <w:pPr>
              <w:spacing w:line="360" w:lineRule="auto"/>
            </w:pPr>
          </w:p>
          <w:p w14:paraId="3826DE8B" w14:textId="77777777" w:rsidR="00AA15C8" w:rsidRPr="00E055A5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3x+72=180</m:t>
                </m:r>
              </m:oMath>
            </m:oMathPara>
          </w:p>
          <w:p w14:paraId="46343B02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36°</w:t>
            </w:r>
          </w:p>
        </w:tc>
      </w:tr>
      <w:tr w:rsidR="00AA15C8" w:rsidRPr="008637A1" w14:paraId="09CB0314" w14:textId="77777777" w:rsidTr="00E510CE">
        <w:tc>
          <w:tcPr>
            <w:tcW w:w="3449" w:type="dxa"/>
          </w:tcPr>
          <w:p w14:paraId="1860735B" w14:textId="77777777" w:rsidR="00AA15C8" w:rsidRPr="008637A1" w:rsidRDefault="00AA15C8" w:rsidP="009819DF">
            <w:pPr>
              <w:numPr>
                <w:ilvl w:val="0"/>
                <w:numId w:val="42"/>
              </w:numPr>
              <w:spacing w:line="360" w:lineRule="auto"/>
              <w:contextualSpacing/>
            </w:pPr>
            <w:r w:rsidRPr="0065318E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37B9AF99" wp14:editId="69925759">
                  <wp:simplePos x="0" y="0"/>
                  <wp:positionH relativeFrom="column">
                    <wp:posOffset>182652</wp:posOffset>
                  </wp:positionH>
                  <wp:positionV relativeFrom="paragraph">
                    <wp:posOffset>60960</wp:posOffset>
                  </wp:positionV>
                  <wp:extent cx="1913976" cy="1103279"/>
                  <wp:effectExtent l="0" t="0" r="0" b="1905"/>
                  <wp:wrapNone/>
                  <wp:docPr id="1323396459" name="Picture 1323396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90593" name="Picture 1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8" t="48715" r="67813" b="4633"/>
                          <a:stretch/>
                        </pic:blipFill>
                        <pic:spPr bwMode="auto">
                          <a:xfrm>
                            <a:off x="0" y="0"/>
                            <a:ext cx="1913976" cy="1103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7362CBF" w14:textId="77777777" w:rsidR="00AA15C8" w:rsidRPr="008637A1" w:rsidRDefault="00AA15C8" w:rsidP="00E510CE">
            <w:pPr>
              <w:spacing w:line="360" w:lineRule="auto"/>
            </w:pPr>
          </w:p>
          <w:p w14:paraId="045F6831" w14:textId="77777777" w:rsidR="00AA15C8" w:rsidRPr="008637A1" w:rsidRDefault="00AA15C8" w:rsidP="00E510CE">
            <w:pPr>
              <w:spacing w:line="360" w:lineRule="auto"/>
            </w:pPr>
          </w:p>
          <w:p w14:paraId="5B2CDA3E" w14:textId="77777777" w:rsidR="00AA15C8" w:rsidRPr="008637A1" w:rsidRDefault="00AA15C8" w:rsidP="00E510CE">
            <w:pPr>
              <w:spacing w:line="360" w:lineRule="auto"/>
            </w:pPr>
          </w:p>
          <w:p w14:paraId="62BD7070" w14:textId="77777777" w:rsidR="00AA15C8" w:rsidRDefault="00AA15C8" w:rsidP="00E510CE">
            <w:pPr>
              <w:spacing w:line="360" w:lineRule="auto"/>
            </w:pPr>
          </w:p>
          <w:p w14:paraId="188F5274" w14:textId="77777777" w:rsidR="00AA15C8" w:rsidRDefault="00AA15C8" w:rsidP="00E510CE">
            <w:pPr>
              <w:spacing w:line="360" w:lineRule="auto"/>
            </w:pPr>
          </w:p>
          <w:p w14:paraId="4D5AF6D8" w14:textId="77777777" w:rsidR="00AA15C8" w:rsidRPr="008637A1" w:rsidRDefault="00AA15C8" w:rsidP="00E510CE">
            <w:pPr>
              <w:spacing w:line="360" w:lineRule="auto"/>
            </w:pPr>
          </w:p>
          <w:p w14:paraId="35BC99FB" w14:textId="77777777" w:rsidR="00AA15C8" w:rsidRPr="00E055A5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2x+7=129</m:t>
                </m:r>
              </m:oMath>
            </m:oMathPara>
          </w:p>
          <w:p w14:paraId="1F6C0009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61°</w:t>
            </w:r>
          </w:p>
        </w:tc>
        <w:tc>
          <w:tcPr>
            <w:tcW w:w="3449" w:type="dxa"/>
          </w:tcPr>
          <w:p w14:paraId="0D4A288C" w14:textId="77777777" w:rsidR="00AA15C8" w:rsidRPr="008637A1" w:rsidRDefault="00AA15C8" w:rsidP="009819DF">
            <w:pPr>
              <w:numPr>
                <w:ilvl w:val="0"/>
                <w:numId w:val="42"/>
              </w:numPr>
              <w:spacing w:line="360" w:lineRule="auto"/>
              <w:contextualSpacing/>
            </w:pPr>
            <w:r w:rsidRPr="0065318E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E2DD836" wp14:editId="2FCC5228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60960</wp:posOffset>
                  </wp:positionV>
                  <wp:extent cx="1438530" cy="1135585"/>
                  <wp:effectExtent l="0" t="0" r="0" b="7620"/>
                  <wp:wrapNone/>
                  <wp:docPr id="1180980260" name="Picture 1180980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90593" name="Picture 1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958" t="47167" r="41127" b="4815"/>
                          <a:stretch/>
                        </pic:blipFill>
                        <pic:spPr bwMode="auto">
                          <a:xfrm>
                            <a:off x="0" y="0"/>
                            <a:ext cx="1438530" cy="1135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1023D13" w14:textId="77777777" w:rsidR="00AA15C8" w:rsidRPr="008637A1" w:rsidRDefault="00AA15C8" w:rsidP="00E510CE">
            <w:pPr>
              <w:spacing w:line="360" w:lineRule="auto"/>
            </w:pPr>
          </w:p>
          <w:p w14:paraId="7DEE0745" w14:textId="77777777" w:rsidR="00AA15C8" w:rsidRDefault="00AA15C8" w:rsidP="00E510CE">
            <w:pPr>
              <w:spacing w:line="360" w:lineRule="auto"/>
            </w:pPr>
          </w:p>
          <w:p w14:paraId="2F99EE8F" w14:textId="77777777" w:rsidR="00AA15C8" w:rsidRDefault="00AA15C8" w:rsidP="00E510CE">
            <w:pPr>
              <w:spacing w:line="360" w:lineRule="auto"/>
            </w:pPr>
          </w:p>
          <w:p w14:paraId="3F61AD9B" w14:textId="77777777" w:rsidR="00AA15C8" w:rsidRPr="008637A1" w:rsidRDefault="00AA15C8" w:rsidP="00E510CE">
            <w:pPr>
              <w:spacing w:line="360" w:lineRule="auto"/>
            </w:pPr>
          </w:p>
          <w:p w14:paraId="214DDBFE" w14:textId="77777777" w:rsidR="00AA15C8" w:rsidRPr="008637A1" w:rsidRDefault="00AA15C8" w:rsidP="00E510CE">
            <w:pPr>
              <w:spacing w:line="360" w:lineRule="auto"/>
            </w:pPr>
          </w:p>
          <w:p w14:paraId="42FD5A18" w14:textId="77777777" w:rsidR="00AA15C8" w:rsidRPr="008637A1" w:rsidRDefault="00AA15C8" w:rsidP="00E510CE">
            <w:pPr>
              <w:spacing w:line="360" w:lineRule="auto"/>
            </w:pPr>
          </w:p>
          <w:p w14:paraId="0C7614C0" w14:textId="77777777" w:rsidR="00AA15C8" w:rsidRPr="00E055A5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8x+60=180</m:t>
                </m:r>
              </m:oMath>
            </m:oMathPara>
          </w:p>
          <w:p w14:paraId="2906CEE9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15°</w:t>
            </w:r>
          </w:p>
        </w:tc>
        <w:tc>
          <w:tcPr>
            <w:tcW w:w="3449" w:type="dxa"/>
          </w:tcPr>
          <w:p w14:paraId="053C8D3A" w14:textId="77777777" w:rsidR="00AA15C8" w:rsidRPr="008637A1" w:rsidRDefault="00AA15C8" w:rsidP="009819DF">
            <w:pPr>
              <w:numPr>
                <w:ilvl w:val="0"/>
                <w:numId w:val="42"/>
              </w:numPr>
              <w:spacing w:line="360" w:lineRule="auto"/>
              <w:contextualSpacing/>
            </w:pPr>
            <w:r w:rsidRPr="0065318E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4C788765" wp14:editId="46EF16BE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60960</wp:posOffset>
                  </wp:positionV>
                  <wp:extent cx="1066706" cy="1170329"/>
                  <wp:effectExtent l="0" t="0" r="635" b="0"/>
                  <wp:wrapNone/>
                  <wp:docPr id="2024732618" name="Picture 2024732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90593" name="Picture 1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17" t="48714" r="12933" b="1799"/>
                          <a:stretch/>
                        </pic:blipFill>
                        <pic:spPr bwMode="auto">
                          <a:xfrm>
                            <a:off x="0" y="0"/>
                            <a:ext cx="1066706" cy="1170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F028F9B" w14:textId="77777777" w:rsidR="00AA15C8" w:rsidRPr="008637A1" w:rsidRDefault="00AA15C8" w:rsidP="00E510CE">
            <w:pPr>
              <w:spacing w:line="360" w:lineRule="auto"/>
            </w:pPr>
          </w:p>
          <w:p w14:paraId="204C2D97" w14:textId="77777777" w:rsidR="00AA15C8" w:rsidRDefault="00AA15C8" w:rsidP="00E510CE">
            <w:pPr>
              <w:spacing w:line="360" w:lineRule="auto"/>
            </w:pPr>
          </w:p>
          <w:p w14:paraId="257DAC22" w14:textId="77777777" w:rsidR="00AA15C8" w:rsidRDefault="00AA15C8" w:rsidP="00E510CE">
            <w:pPr>
              <w:spacing w:line="360" w:lineRule="auto"/>
            </w:pPr>
          </w:p>
          <w:p w14:paraId="6141699E" w14:textId="77777777" w:rsidR="00AA15C8" w:rsidRPr="008637A1" w:rsidRDefault="00AA15C8" w:rsidP="00E510CE">
            <w:pPr>
              <w:spacing w:line="360" w:lineRule="auto"/>
            </w:pPr>
          </w:p>
          <w:p w14:paraId="257DC75D" w14:textId="77777777" w:rsidR="00AA15C8" w:rsidRPr="008637A1" w:rsidRDefault="00AA15C8" w:rsidP="00E510CE">
            <w:pPr>
              <w:spacing w:line="360" w:lineRule="auto"/>
            </w:pPr>
          </w:p>
          <w:p w14:paraId="65560304" w14:textId="77777777" w:rsidR="00AA15C8" w:rsidRPr="008637A1" w:rsidRDefault="00AA15C8" w:rsidP="00E510CE">
            <w:pPr>
              <w:spacing w:line="360" w:lineRule="auto"/>
            </w:pPr>
          </w:p>
          <w:p w14:paraId="2FBE8E31" w14:textId="77777777" w:rsidR="00AA15C8" w:rsidRPr="00E055A5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6x=114</m:t>
                </m:r>
              </m:oMath>
            </m:oMathPara>
          </w:p>
          <w:p w14:paraId="3C61AA32" w14:textId="77777777" w:rsidR="00AA15C8" w:rsidRPr="008637A1" w:rsidRDefault="00AA15C8" w:rsidP="00E510CE">
            <w:pPr>
              <w:pStyle w:val="Answer"/>
              <w:spacing w:line="360" w:lineRule="auto"/>
            </w:pPr>
            <w:r>
              <w:t>14°</w:t>
            </w:r>
          </w:p>
        </w:tc>
      </w:tr>
    </w:tbl>
    <w:p w14:paraId="4C41D19C" w14:textId="77777777" w:rsidR="00AA15C8" w:rsidRDefault="00AA15C8" w:rsidP="00AA15C8">
      <w:pPr>
        <w:contextualSpacing/>
      </w:pPr>
    </w:p>
    <w:p w14:paraId="1413221E" w14:textId="77777777" w:rsidR="00AA15C8" w:rsidRDefault="00AA15C8" w:rsidP="00AA15C8">
      <w:pPr>
        <w:contextualSpacing/>
      </w:pPr>
    </w:p>
    <w:p w14:paraId="3D10A793" w14:textId="77777777" w:rsidR="00AA15C8" w:rsidRDefault="00AA15C8" w:rsidP="00AA15C8">
      <w:pPr>
        <w:contextualSpacing/>
      </w:pPr>
    </w:p>
    <w:p w14:paraId="42F9819A" w14:textId="77777777" w:rsidR="00AA15C8" w:rsidRPr="008637A1" w:rsidRDefault="00AA15C8" w:rsidP="00AA15C8">
      <w:pPr>
        <w:pStyle w:val="Level"/>
      </w:pPr>
      <w:r w:rsidRPr="008637A1">
        <w:lastRenderedPageBreak/>
        <w:t>Mastery</w:t>
      </w:r>
    </w:p>
    <w:p w14:paraId="78EDCA8E" w14:textId="77777777" w:rsidR="00AA15C8" w:rsidRPr="008637A1" w:rsidRDefault="00AA15C8" w:rsidP="009819DF">
      <w:pPr>
        <w:numPr>
          <w:ilvl w:val="0"/>
          <w:numId w:val="41"/>
        </w:numPr>
        <w:contextualSpacing/>
      </w:pPr>
      <m:oMath>
        <m:r>
          <w:rPr>
            <w:rFonts w:ascii="Cambria Math" w:hAnsi="Cambria Math"/>
          </w:rPr>
          <m:t>∠PRQ=48°</m:t>
        </m:r>
      </m:oMath>
      <w:r w:rsidRPr="008637A1">
        <w:t xml:space="preserve"> and </w:t>
      </w:r>
      <m:oMath>
        <m:r>
          <w:rPr>
            <w:rFonts w:ascii="Cambria Math" w:hAnsi="Cambria Math"/>
          </w:rPr>
          <m:t>∠TSP=141°</m:t>
        </m:r>
      </m:oMath>
      <w:r w:rsidRPr="008637A1">
        <w:t>. Determine the sizes of every angle.</w:t>
      </w:r>
    </w:p>
    <w:p w14:paraId="5580B314" w14:textId="77777777" w:rsidR="00AA15C8" w:rsidRPr="008637A1" w:rsidRDefault="00AA15C8" w:rsidP="00AA15C8">
      <w:r w:rsidRPr="008637A1">
        <w:rPr>
          <w:noProof/>
        </w:rPr>
        <w:drawing>
          <wp:anchor distT="0" distB="0" distL="114300" distR="114300" simplePos="0" relativeHeight="251902976" behindDoc="0" locked="0" layoutInCell="1" allowOverlap="1" wp14:anchorId="5D4843D3" wp14:editId="385ED676">
            <wp:simplePos x="0" y="0"/>
            <wp:positionH relativeFrom="column">
              <wp:posOffset>1080135</wp:posOffset>
            </wp:positionH>
            <wp:positionV relativeFrom="paragraph">
              <wp:posOffset>140335</wp:posOffset>
            </wp:positionV>
            <wp:extent cx="5022850" cy="1310005"/>
            <wp:effectExtent l="0" t="0" r="6350" b="4445"/>
            <wp:wrapNone/>
            <wp:docPr id="91194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4206" name=""/>
                    <pic:cNvPicPr/>
                  </pic:nvPicPr>
                  <pic:blipFill>
                    <a:blip r:embed="rId99">
                      <a:extLst>
                        <a:ext uri="{BEBA8EAE-BF5A-486C-A8C5-ECC9F3942E4B}">
                          <a14:imgProps xmlns:a14="http://schemas.microsoft.com/office/drawing/2010/main">
                            <a14:imgLayer r:embed="rId100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2EC18" w14:textId="77777777" w:rsidR="00AA15C8" w:rsidRDefault="00AA15C8" w:rsidP="00AA15C8"/>
    <w:p w14:paraId="7F0828C9" w14:textId="77777777" w:rsidR="00AA15C8" w:rsidRPr="008637A1" w:rsidRDefault="00AA15C8" w:rsidP="00AA15C8"/>
    <w:p w14:paraId="77119F93" w14:textId="77777777" w:rsidR="00AA15C8" w:rsidRPr="00FA0401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∠QPR=42°</m:t>
          </m:r>
        </m:oMath>
      </m:oMathPara>
    </w:p>
    <w:p w14:paraId="7A23D4A4" w14:textId="77777777" w:rsidR="00AA15C8" w:rsidRPr="00FA0401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∠PRS=132°</m:t>
          </m:r>
        </m:oMath>
      </m:oMathPara>
    </w:p>
    <w:p w14:paraId="4BA19CBA" w14:textId="77777777" w:rsidR="00AA15C8" w:rsidRPr="00FA0401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∠RSP=39°</m:t>
          </m:r>
        </m:oMath>
      </m:oMathPara>
    </w:p>
    <w:p w14:paraId="12065CDF" w14:textId="77777777" w:rsidR="00AA15C8" w:rsidRPr="00FA0401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∠RPS=9°</m:t>
          </m:r>
        </m:oMath>
      </m:oMathPara>
    </w:p>
    <w:p w14:paraId="19258D90" w14:textId="77777777" w:rsidR="00AA15C8" w:rsidRPr="008637A1" w:rsidRDefault="00AA15C8" w:rsidP="009819DF">
      <w:pPr>
        <w:numPr>
          <w:ilvl w:val="0"/>
          <w:numId w:val="41"/>
        </w:numPr>
      </w:pPr>
      <w:r w:rsidRPr="008637A1">
        <w:t xml:space="preserve">Show these properties, using full reasoning.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5D65B52E" w14:textId="77777777" w:rsidTr="00E510CE">
        <w:tc>
          <w:tcPr>
            <w:tcW w:w="5173" w:type="dxa"/>
          </w:tcPr>
          <w:p w14:paraId="50B489C7" w14:textId="77777777" w:rsidR="00AA15C8" w:rsidRPr="008637A1" w:rsidRDefault="00AA15C8" w:rsidP="009819DF">
            <w:pPr>
              <w:numPr>
                <w:ilvl w:val="0"/>
                <w:numId w:val="38"/>
              </w:numPr>
              <w:spacing w:after="100" w:line="360" w:lineRule="auto"/>
            </w:pPr>
            <w:r w:rsidRPr="008637A1">
              <w:t xml:space="preserve">Show that triangle </w:t>
            </w:r>
            <m:oMath>
              <m:r>
                <w:rPr>
                  <w:rFonts w:ascii="Cambria Math" w:hAnsi="Cambria Math"/>
                </w:rPr>
                <m:t>ABC</m:t>
              </m:r>
            </m:oMath>
            <w:r w:rsidRPr="008637A1">
              <w:t xml:space="preserve"> is equilateral.</w:t>
            </w:r>
          </w:p>
          <w:p w14:paraId="39168789" w14:textId="77777777" w:rsidR="00AA15C8" w:rsidRPr="008637A1" w:rsidRDefault="00AA15C8" w:rsidP="00E510CE">
            <w:p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29563A6B" wp14:editId="6C0BF4A2">
                  <wp:simplePos x="0" y="0"/>
                  <wp:positionH relativeFrom="column">
                    <wp:posOffset>447494</wp:posOffset>
                  </wp:positionH>
                  <wp:positionV relativeFrom="paragraph">
                    <wp:posOffset>63409</wp:posOffset>
                  </wp:positionV>
                  <wp:extent cx="2215424" cy="1059600"/>
                  <wp:effectExtent l="0" t="0" r="0" b="7620"/>
                  <wp:wrapNone/>
                  <wp:docPr id="1000658907" name="Picture 1000658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569" cy="106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5A705B" w14:textId="77777777" w:rsidR="00AA15C8" w:rsidRPr="008637A1" w:rsidRDefault="00AA15C8" w:rsidP="00E510CE">
            <w:pPr>
              <w:spacing w:after="100" w:line="360" w:lineRule="auto"/>
            </w:pPr>
          </w:p>
          <w:p w14:paraId="189527E1" w14:textId="77777777" w:rsidR="00AA15C8" w:rsidRPr="008637A1" w:rsidRDefault="00AA15C8" w:rsidP="00E510CE">
            <w:pPr>
              <w:spacing w:after="100" w:line="360" w:lineRule="auto"/>
            </w:pPr>
          </w:p>
          <w:p w14:paraId="2D27ADE5" w14:textId="77777777" w:rsidR="00AA15C8" w:rsidRDefault="00AA15C8" w:rsidP="00E510CE">
            <w:pPr>
              <w:spacing w:after="100" w:line="360" w:lineRule="auto"/>
            </w:pPr>
          </w:p>
          <w:p w14:paraId="6646E4C9" w14:textId="77777777" w:rsidR="00AA15C8" w:rsidRDefault="00AA15C8" w:rsidP="00E510CE">
            <w:pPr>
              <w:spacing w:after="100" w:line="360" w:lineRule="auto"/>
            </w:pPr>
          </w:p>
          <w:p w14:paraId="48C3CE82" w14:textId="77777777" w:rsidR="00AA15C8" w:rsidRDefault="00AA15C8" w:rsidP="00E510CE">
            <w:pPr>
              <w:pStyle w:val="Answer"/>
            </w:pPr>
            <w:r>
              <w:rPr>
                <w:rFonts w:hint="eastAsia"/>
              </w:rPr>
              <w:t>∠</w:t>
            </w:r>
            <w:r>
              <w:t>BAC=120−60 (exterior angle theorem)</w:t>
            </w:r>
          </w:p>
          <w:p w14:paraId="1AD622C0" w14:textId="77777777" w:rsidR="00AA15C8" w:rsidRDefault="00AA15C8" w:rsidP="00E510CE">
            <w:pPr>
              <w:pStyle w:val="Answer"/>
            </w:pPr>
            <w:r>
              <w:t xml:space="preserve">= 60° </w:t>
            </w:r>
          </w:p>
          <w:p w14:paraId="23FFEB34" w14:textId="77777777" w:rsidR="00AA15C8" w:rsidRDefault="00AA15C8" w:rsidP="00E510CE">
            <w:pPr>
              <w:pStyle w:val="Answer"/>
            </w:pPr>
          </w:p>
          <w:p w14:paraId="2BEF005C" w14:textId="77777777" w:rsidR="00AA15C8" w:rsidRDefault="00AA15C8" w:rsidP="00E510CE">
            <w:pPr>
              <w:pStyle w:val="Answer"/>
            </w:pPr>
            <w:r>
              <w:rPr>
                <w:rFonts w:hint="eastAsia"/>
              </w:rPr>
              <w:t>∠</w:t>
            </w:r>
            <w:r>
              <w:t>BCA=180−120 (angles on a straight line)</w:t>
            </w:r>
          </w:p>
          <w:p w14:paraId="0AED946E" w14:textId="77777777" w:rsidR="00AA15C8" w:rsidRPr="00FA0401" w:rsidRDefault="00AA15C8" w:rsidP="00E510CE">
            <w:pPr>
              <w:pStyle w:val="Answer"/>
            </w:pPr>
            <w:r>
              <w:t xml:space="preserve">= 60° </w:t>
            </w:r>
          </w:p>
          <w:p w14:paraId="5763EC9E" w14:textId="77777777" w:rsidR="00AA15C8" w:rsidRDefault="00AA15C8" w:rsidP="00E510CE">
            <w:pPr>
              <w:pStyle w:val="Answer"/>
            </w:pPr>
          </w:p>
          <w:p w14:paraId="2F794D21" w14:textId="77777777" w:rsidR="00AA15C8" w:rsidRPr="00C42A47" w:rsidRDefault="00AA15C8" w:rsidP="00E510CE">
            <w:pPr>
              <w:pStyle w:val="Answer"/>
            </w:pPr>
            <w:r>
              <w:rPr>
                <w:rFonts w:hint="eastAsia"/>
              </w:rPr>
              <w:t>∴△</w:t>
            </w:r>
            <w:r>
              <w:rPr>
                <w:rFonts w:hint="eastAsia"/>
              </w:rPr>
              <w:t>ABC is equilateral.</w:t>
            </w:r>
          </w:p>
        </w:tc>
        <w:tc>
          <w:tcPr>
            <w:tcW w:w="5174" w:type="dxa"/>
          </w:tcPr>
          <w:p w14:paraId="5B90BBC2" w14:textId="77777777" w:rsidR="00AA15C8" w:rsidRPr="008637A1" w:rsidRDefault="00AA15C8" w:rsidP="009819DF">
            <w:pPr>
              <w:numPr>
                <w:ilvl w:val="0"/>
                <w:numId w:val="38"/>
              </w:num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21B4DBEC" wp14:editId="3265A3F5">
                  <wp:simplePos x="0" y="0"/>
                  <wp:positionH relativeFrom="column">
                    <wp:posOffset>660218</wp:posOffset>
                  </wp:positionH>
                  <wp:positionV relativeFrom="paragraph">
                    <wp:posOffset>227330</wp:posOffset>
                  </wp:positionV>
                  <wp:extent cx="1920852" cy="1471553"/>
                  <wp:effectExtent l="0" t="0" r="3810" b="0"/>
                  <wp:wrapNone/>
                  <wp:docPr id="1000658908" name="Picture 1000658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852" cy="1471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Show that triangle </w:t>
            </w:r>
            <m:oMath>
              <m:r>
                <w:rPr>
                  <w:rFonts w:ascii="Cambria Math" w:hAnsi="Cambria Math"/>
                </w:rPr>
                <m:t>PQR</m:t>
              </m:r>
            </m:oMath>
            <w:r w:rsidRPr="008637A1">
              <w:t xml:space="preserve"> is isosceles. </w:t>
            </w:r>
          </w:p>
          <w:p w14:paraId="5A7FFA56" w14:textId="77777777" w:rsidR="00AA15C8" w:rsidRPr="008637A1" w:rsidRDefault="00AA15C8" w:rsidP="00E510CE">
            <w:pPr>
              <w:spacing w:after="100" w:line="360" w:lineRule="auto"/>
            </w:pPr>
          </w:p>
          <w:p w14:paraId="7AB38E8E" w14:textId="77777777" w:rsidR="00AA15C8" w:rsidRPr="008637A1" w:rsidRDefault="00AA15C8" w:rsidP="00E510CE">
            <w:pPr>
              <w:spacing w:after="100" w:line="360" w:lineRule="auto"/>
            </w:pPr>
          </w:p>
          <w:p w14:paraId="5570CB34" w14:textId="77777777" w:rsidR="00AA15C8" w:rsidRPr="008637A1" w:rsidRDefault="00AA15C8" w:rsidP="00E510CE">
            <w:pPr>
              <w:spacing w:after="100" w:line="360" w:lineRule="auto"/>
            </w:pPr>
          </w:p>
          <w:p w14:paraId="63308033" w14:textId="77777777" w:rsidR="00AA15C8" w:rsidRDefault="00AA15C8" w:rsidP="00E510CE">
            <w:pPr>
              <w:spacing w:after="100" w:line="360" w:lineRule="auto"/>
            </w:pPr>
          </w:p>
          <w:p w14:paraId="56B31D76" w14:textId="77777777" w:rsidR="00AA15C8" w:rsidRDefault="00AA15C8" w:rsidP="00E510CE">
            <w:pPr>
              <w:spacing w:after="100" w:line="360" w:lineRule="auto"/>
            </w:pPr>
          </w:p>
          <w:p w14:paraId="307E1827" w14:textId="77777777" w:rsidR="00AA15C8" w:rsidRDefault="00AA15C8" w:rsidP="00E510CE">
            <w:pPr>
              <w:pStyle w:val="Answer"/>
            </w:pPr>
            <w:r>
              <w:rPr>
                <w:rFonts w:hint="eastAsia"/>
              </w:rPr>
              <w:t>∠</w:t>
            </w:r>
            <w:r>
              <w:t>RPQ=105−30 (exterior angle theorem)</w:t>
            </w:r>
          </w:p>
          <w:p w14:paraId="7071534D" w14:textId="77777777" w:rsidR="00AA15C8" w:rsidRDefault="00AA15C8" w:rsidP="00E510CE">
            <w:pPr>
              <w:pStyle w:val="Answer"/>
            </w:pPr>
            <w:r>
              <w:t>= 75°</w:t>
            </w:r>
          </w:p>
          <w:p w14:paraId="4695A796" w14:textId="77777777" w:rsidR="00AA15C8" w:rsidRDefault="00AA15C8" w:rsidP="00E510CE">
            <w:pPr>
              <w:pStyle w:val="Answer"/>
            </w:pPr>
          </w:p>
          <w:p w14:paraId="764AEDA5" w14:textId="77777777" w:rsidR="00AA15C8" w:rsidRDefault="00AA15C8" w:rsidP="00E510CE">
            <w:pPr>
              <w:pStyle w:val="Answer"/>
            </w:pPr>
            <w:r>
              <w:rPr>
                <w:rFonts w:hint="eastAsia"/>
              </w:rPr>
              <w:t>∠</w:t>
            </w:r>
            <w:r>
              <w:t>RQP=180−105 (angles on a straight line)</w:t>
            </w:r>
          </w:p>
          <w:p w14:paraId="338BD013" w14:textId="77777777" w:rsidR="00AA15C8" w:rsidRDefault="00AA15C8" w:rsidP="00E510CE">
            <w:pPr>
              <w:pStyle w:val="Answer"/>
            </w:pPr>
            <w:r>
              <w:t>= 75°</w:t>
            </w:r>
          </w:p>
          <w:p w14:paraId="15BA2992" w14:textId="77777777" w:rsidR="00AA15C8" w:rsidRDefault="00AA15C8" w:rsidP="00E510CE">
            <w:pPr>
              <w:pStyle w:val="Answer"/>
            </w:pPr>
          </w:p>
          <w:p w14:paraId="21D97027" w14:textId="77777777" w:rsidR="00AA15C8" w:rsidRDefault="00AA15C8" w:rsidP="00E510CE">
            <w:pPr>
              <w:pStyle w:val="Answer"/>
            </w:pPr>
            <w:r>
              <w:rPr>
                <w:rFonts w:hint="eastAsia"/>
              </w:rPr>
              <w:t>∠</w:t>
            </w:r>
            <w:r>
              <w:rPr>
                <w:rFonts w:hint="eastAsia"/>
              </w:rPr>
              <w:t>RPQ=</w:t>
            </w:r>
            <w:r>
              <w:rPr>
                <w:rFonts w:hint="eastAsia"/>
              </w:rPr>
              <w:t>∠</w:t>
            </w:r>
            <w:r>
              <w:rPr>
                <w:rFonts w:hint="eastAsia"/>
              </w:rPr>
              <w:t>RQP</w:t>
            </w:r>
          </w:p>
          <w:p w14:paraId="2DB03ECB" w14:textId="77777777" w:rsidR="00AA15C8" w:rsidRPr="00C42A47" w:rsidRDefault="00AA15C8" w:rsidP="00E510CE">
            <w:pPr>
              <w:pStyle w:val="Answer"/>
            </w:pPr>
            <w:r>
              <w:rPr>
                <w:rFonts w:hint="eastAsia"/>
              </w:rPr>
              <w:t>∴△</w:t>
            </w:r>
            <w:r>
              <w:rPr>
                <w:rFonts w:hint="eastAsia"/>
              </w:rPr>
              <w:t>PQR is isosceles.</w:t>
            </w:r>
          </w:p>
        </w:tc>
      </w:tr>
    </w:tbl>
    <w:p w14:paraId="21E491D6" w14:textId="77777777" w:rsidR="00AA15C8" w:rsidRPr="008637A1" w:rsidRDefault="00AA15C8" w:rsidP="00AA15C8"/>
    <w:p w14:paraId="58BB7656" w14:textId="77777777" w:rsidR="00AA15C8" w:rsidRPr="008637A1" w:rsidRDefault="00AA15C8" w:rsidP="009819DF">
      <w:pPr>
        <w:numPr>
          <w:ilvl w:val="0"/>
          <w:numId w:val="41"/>
        </w:numPr>
        <w:spacing w:line="360" w:lineRule="auto"/>
      </w:pPr>
      <w:r w:rsidRPr="008637A1">
        <w:rPr>
          <w:noProof/>
        </w:rPr>
        <w:drawing>
          <wp:anchor distT="0" distB="0" distL="114300" distR="114300" simplePos="0" relativeHeight="251878400" behindDoc="0" locked="0" layoutInCell="1" allowOverlap="1" wp14:anchorId="004FC2D4" wp14:editId="0EF1E3CF">
            <wp:simplePos x="0" y="0"/>
            <wp:positionH relativeFrom="column">
              <wp:posOffset>340632</wp:posOffset>
            </wp:positionH>
            <wp:positionV relativeFrom="paragraph">
              <wp:posOffset>270510</wp:posOffset>
            </wp:positionV>
            <wp:extent cx="2702560" cy="1266190"/>
            <wp:effectExtent l="0" t="0" r="2540" b="0"/>
            <wp:wrapNone/>
            <wp:docPr id="1007186510" name="Picture 1007186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>
                      <a:extLst>
                        <a:ext uri="{BEBA8EAE-BF5A-486C-A8C5-ECC9F3942E4B}">
                          <a14:imgProps xmlns:a14="http://schemas.microsoft.com/office/drawing/2010/main">
                            <a14:imgLayer r:embed="rId106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4102" r="23867" b="74863"/>
                    <a:stretch/>
                  </pic:blipFill>
                  <pic:spPr bwMode="auto">
                    <a:xfrm>
                      <a:off x="0" y="0"/>
                      <a:ext cx="2702560" cy="126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 xml:space="preserve">Prove that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BEF</m:t>
        </m:r>
      </m:oMath>
      <w:r w:rsidRPr="008637A1">
        <w:t xml:space="preserve"> is a right-angled triangle</w:t>
      </w:r>
      <w:r>
        <w:t>, giving full geometrical reasoning.</w:t>
      </w:r>
    </w:p>
    <w:p w14:paraId="2AB7B8E7" w14:textId="77777777" w:rsidR="00AA15C8" w:rsidRDefault="00AA15C8" w:rsidP="00AA15C8">
      <w:pPr>
        <w:spacing w:line="360" w:lineRule="auto"/>
        <w:ind w:left="567"/>
      </w:pPr>
    </w:p>
    <w:p w14:paraId="653D52D4" w14:textId="77777777" w:rsidR="00AA15C8" w:rsidRPr="008637A1" w:rsidRDefault="00AA15C8" w:rsidP="00AA15C8">
      <w:pPr>
        <w:spacing w:line="360" w:lineRule="auto"/>
      </w:pPr>
    </w:p>
    <w:p w14:paraId="7C9F71D8" w14:textId="77777777" w:rsidR="00AA15C8" w:rsidRDefault="00AA15C8" w:rsidP="00AA15C8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>CBF=</w:t>
      </w:r>
      <w:r>
        <w:rPr>
          <w:rFonts w:hint="eastAsia"/>
        </w:rPr>
        <w:t>∠</w:t>
      </w:r>
      <w:r>
        <w:rPr>
          <w:rFonts w:hint="eastAsia"/>
        </w:rPr>
        <w:t>BFE=35</w:t>
      </w:r>
      <w:r>
        <w:rPr>
          <w:rFonts w:hint="eastAsia"/>
        </w:rPr>
        <w:t>°</w:t>
      </w:r>
      <w:r>
        <w:rPr>
          <w:rFonts w:hint="eastAsia"/>
        </w:rPr>
        <w:t> (alternate angles on parallel lines)</w:t>
      </w:r>
    </w:p>
    <w:p w14:paraId="0BDF5BB7" w14:textId="77777777" w:rsidR="00AA15C8" w:rsidRDefault="00AA15C8" w:rsidP="00AA15C8">
      <w:pPr>
        <w:pStyle w:val="Answer"/>
      </w:pPr>
      <w:r>
        <w:rPr>
          <w:rFonts w:hint="eastAsia"/>
        </w:rPr>
        <w:t>∠</w:t>
      </w:r>
      <w:r>
        <w:t>EBF=180−55−35</w:t>
      </w:r>
    </w:p>
    <w:p w14:paraId="12CE32DB" w14:textId="77777777" w:rsidR="00AA15C8" w:rsidRDefault="00AA15C8" w:rsidP="00AA15C8">
      <w:pPr>
        <w:pStyle w:val="Answer"/>
      </w:pPr>
      <w:r>
        <w:t>= 90° (angle sum of triangle)</w:t>
      </w:r>
    </w:p>
    <w:p w14:paraId="0B81B7F4" w14:textId="77777777" w:rsidR="00AA15C8" w:rsidRPr="008637A1" w:rsidRDefault="00AA15C8" w:rsidP="00AA15C8">
      <w:pPr>
        <w:pStyle w:val="Answer"/>
      </w:pPr>
      <w:r>
        <w:rPr>
          <w:rFonts w:hint="eastAsia"/>
        </w:rPr>
        <w:t>∴△</w:t>
      </w:r>
      <w:r>
        <w:rPr>
          <w:rFonts w:hint="eastAsia"/>
        </w:rPr>
        <w:t>BEF is right-angled</w:t>
      </w:r>
    </w:p>
    <w:p w14:paraId="0A7ACE8E" w14:textId="77777777" w:rsidR="00AA15C8" w:rsidRPr="008637A1" w:rsidRDefault="00AA15C8" w:rsidP="009819DF">
      <w:pPr>
        <w:numPr>
          <w:ilvl w:val="0"/>
          <w:numId w:val="41"/>
        </w:numPr>
      </w:pPr>
      <w:r w:rsidRPr="008637A1">
        <w:rPr>
          <w:noProof/>
        </w:rPr>
        <w:drawing>
          <wp:anchor distT="0" distB="0" distL="114300" distR="114300" simplePos="0" relativeHeight="251877376" behindDoc="0" locked="0" layoutInCell="1" allowOverlap="1" wp14:anchorId="70BD36CB" wp14:editId="25EBF39A">
            <wp:simplePos x="0" y="0"/>
            <wp:positionH relativeFrom="column">
              <wp:posOffset>340995</wp:posOffset>
            </wp:positionH>
            <wp:positionV relativeFrom="paragraph">
              <wp:posOffset>461010</wp:posOffset>
            </wp:positionV>
            <wp:extent cx="2658110" cy="1278890"/>
            <wp:effectExtent l="0" t="0" r="889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 xml:space="preserve">Find expressions, in terms of </w:t>
      </w:r>
      <m:oMath>
        <m:r>
          <w:rPr>
            <w:rFonts w:ascii="Cambria Math" w:hAnsi="Cambria Math"/>
          </w:rPr>
          <m:t>x</m:t>
        </m:r>
      </m:oMath>
      <w:r w:rsidRPr="008637A1">
        <w:t>, for all the angles in this triangle.</w:t>
      </w:r>
      <w:r>
        <w:t xml:space="preserve"> </w:t>
      </w:r>
      <w:r>
        <w:br/>
        <w:t>(Hint: simplify the expressions as you go)</w:t>
      </w:r>
    </w:p>
    <w:p w14:paraId="2452D8EE" w14:textId="77777777" w:rsidR="00AA15C8" w:rsidRPr="008637A1" w:rsidRDefault="00AA15C8" w:rsidP="00AA15C8"/>
    <w:p w14:paraId="1958F6E8" w14:textId="77777777" w:rsidR="00AA15C8" w:rsidRDefault="00AA15C8" w:rsidP="00AA15C8"/>
    <w:p w14:paraId="0504F0F6" w14:textId="77777777" w:rsidR="00AA15C8" w:rsidRDefault="00AA15C8" w:rsidP="00AA15C8"/>
    <w:p w14:paraId="299CB634" w14:textId="77777777" w:rsidR="00AA15C8" w:rsidRPr="008637A1" w:rsidRDefault="00AA15C8" w:rsidP="00AA15C8"/>
    <w:p w14:paraId="7C06C280" w14:textId="77777777" w:rsidR="00AA15C8" w:rsidRPr="00FA0401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∠XWY=∠XYW=90-x</m:t>
          </m:r>
        </m:oMath>
      </m:oMathPara>
    </w:p>
    <w:p w14:paraId="2A60B1FF" w14:textId="77777777" w:rsidR="00AA15C8" w:rsidRPr="00FA0401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∠WYZ=90+x</m:t>
          </m:r>
        </m:oMath>
      </m:oMathPara>
    </w:p>
    <w:p w14:paraId="5A99431A" w14:textId="77777777" w:rsidR="00AA15C8" w:rsidRPr="00FA0401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∠YWZ=∠WZY=45-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4B01084" w14:textId="77777777" w:rsidR="00AA15C8" w:rsidRDefault="00AA15C8" w:rsidP="009819DF">
      <w:pPr>
        <w:pStyle w:val="ListParagraph"/>
        <w:numPr>
          <w:ilvl w:val="0"/>
          <w:numId w:val="41"/>
        </w:numPr>
      </w:pPr>
      <w:r>
        <w:lastRenderedPageBreak/>
        <w:t>Another proof of the alternate angle theorem is possible by using the angle sum of a triangle.</w:t>
      </w:r>
    </w:p>
    <w:p w14:paraId="31766A27" w14:textId="77777777" w:rsidR="00AA15C8" w:rsidRPr="008637A1" w:rsidRDefault="00AA15C8" w:rsidP="00AA15C8">
      <w:pPr>
        <w:spacing w:line="360" w:lineRule="auto"/>
      </w:pPr>
      <w:r w:rsidRPr="008637A1">
        <w:rPr>
          <w:noProof/>
        </w:rPr>
        <w:drawing>
          <wp:anchor distT="0" distB="0" distL="114300" distR="114300" simplePos="0" relativeHeight="251894784" behindDoc="0" locked="0" layoutInCell="1" allowOverlap="1" wp14:anchorId="67ED2F8A" wp14:editId="11459DBF">
            <wp:simplePos x="0" y="0"/>
            <wp:positionH relativeFrom="column">
              <wp:posOffset>2225446</wp:posOffset>
            </wp:positionH>
            <wp:positionV relativeFrom="paragraph">
              <wp:posOffset>43257</wp:posOffset>
            </wp:positionV>
            <wp:extent cx="2686050" cy="1382598"/>
            <wp:effectExtent l="0" t="0" r="0" b="8255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82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3179C" w14:textId="77777777" w:rsidR="00AA15C8" w:rsidRPr="008637A1" w:rsidRDefault="00AA15C8" w:rsidP="00AA15C8">
      <w:pPr>
        <w:spacing w:line="360" w:lineRule="auto"/>
      </w:pPr>
    </w:p>
    <w:p w14:paraId="0B3D936B" w14:textId="77777777" w:rsidR="00AA15C8" w:rsidRDefault="00AA15C8" w:rsidP="00AA15C8">
      <w:pPr>
        <w:spacing w:line="360" w:lineRule="auto"/>
      </w:pPr>
    </w:p>
    <w:p w14:paraId="544D17E2" w14:textId="77777777" w:rsidR="00AA15C8" w:rsidRDefault="00AA15C8" w:rsidP="00AA15C8">
      <w:pPr>
        <w:spacing w:line="360" w:lineRule="auto"/>
      </w:pPr>
    </w:p>
    <w:p w14:paraId="2C9A12CB" w14:textId="77777777" w:rsidR="00AA15C8" w:rsidRPr="008637A1" w:rsidRDefault="00AA15C8" w:rsidP="00AA15C8"/>
    <w:p w14:paraId="2DCFB97C" w14:textId="77777777" w:rsidR="00AA15C8" w:rsidRDefault="00AA15C8" w:rsidP="00AA15C8">
      <w:pPr>
        <w:ind w:firstLine="567"/>
      </w:pPr>
      <w:r w:rsidRPr="008637A1">
        <w:t xml:space="preserve">By considering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ABC, </m:t>
        </m:r>
      </m:oMath>
      <w:r w:rsidRPr="008637A1">
        <w:t xml:space="preserve"> </w:t>
      </w:r>
      <w:r>
        <w:t xml:space="preserve">  </w:t>
      </w:r>
      <w:r w:rsidRPr="008637A1">
        <w:tab/>
      </w:r>
      <w:r>
        <w:t xml:space="preserve">  </w:t>
      </w:r>
      <m:oMath>
        <m:r>
          <w:rPr>
            <w:rFonts w:ascii="Cambria Math" w:hAnsi="Cambria Math"/>
          </w:rPr>
          <m:t>x</m:t>
        </m:r>
      </m:oMath>
      <w:r w:rsidRPr="008637A1">
        <w:t xml:space="preserve"> </w:t>
      </w:r>
      <m:oMath>
        <m:r>
          <w:rPr>
            <w:rFonts w:ascii="Cambria Math" w:hAnsi="Cambria Math"/>
          </w:rPr>
          <m:t>+</m:t>
        </m:r>
      </m:oMath>
      <w:r w:rsidRPr="008637A1">
        <w:t xml:space="preserve"> </w:t>
      </w:r>
      <m:oMath>
        <m:r>
          <w:rPr>
            <w:rFonts w:ascii="Cambria Math" w:hAnsi="Cambria Math"/>
          </w:rPr>
          <m:t>∠BAC</m:t>
        </m:r>
      </m:oMath>
      <w:r w:rsidRPr="008637A1">
        <w:t xml:space="preserve"> </w:t>
      </w:r>
      <m:oMath>
        <m:r>
          <w:rPr>
            <w:rFonts w:ascii="Cambria Math" w:hAnsi="Cambria Math"/>
          </w:rPr>
          <m:t>+</m:t>
        </m:r>
      </m:oMath>
      <w:r w:rsidRPr="008637A1">
        <w:t xml:space="preserve"> </w:t>
      </w:r>
      <m:oMath>
        <m:r>
          <w:rPr>
            <w:rFonts w:ascii="Cambria Math" w:hAnsi="Cambria Math"/>
          </w:rPr>
          <m:t>∠ABC=</m:t>
        </m:r>
      </m:oMath>
      <w:r w:rsidRPr="008637A1">
        <w:t xml:space="preserve"> </w:t>
      </w:r>
      <m:oMath>
        <m:r>
          <w:rPr>
            <w:rFonts w:ascii="Cambria Math" w:hAnsi="Cambria Math"/>
          </w:rPr>
          <m:t>180</m:t>
        </m:r>
      </m:oMath>
      <w:r w:rsidRPr="008637A1">
        <w:t xml:space="preserve"> (…………………………………………)</w:t>
      </w:r>
    </w:p>
    <w:p w14:paraId="150B8551" w14:textId="77777777" w:rsidR="00AA15C8" w:rsidRPr="008637A1" w:rsidRDefault="00AA15C8" w:rsidP="00AA15C8">
      <w:pPr>
        <w:pStyle w:val="Answer"/>
      </w:pPr>
    </w:p>
    <w:p w14:paraId="760641E6" w14:textId="77777777" w:rsidR="00AA15C8" w:rsidRDefault="00AA15C8" w:rsidP="00AA15C8">
      <w:pPr>
        <w:pStyle w:val="Answer"/>
      </w:pPr>
      <w:r>
        <w:t xml:space="preserve">Angle sum of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</w:p>
    <w:p w14:paraId="691B0DB6" w14:textId="77777777" w:rsidR="00AA15C8" w:rsidRDefault="00AA15C8" w:rsidP="00AA15C8">
      <w:r w:rsidRPr="008637A1">
        <w:tab/>
      </w:r>
      <w:r w:rsidRPr="008637A1">
        <w:tab/>
      </w:r>
      <w:r w:rsidRPr="008637A1">
        <w:tab/>
      </w:r>
      <w:r>
        <w:tab/>
      </w:r>
      <w:r w:rsidRPr="008637A1">
        <w:tab/>
        <w:t xml:space="preserve">                  </w:t>
      </w:r>
      <m:oMath>
        <m:r>
          <w:rPr>
            <w:rFonts w:ascii="Cambria Math" w:hAnsi="Cambria Math"/>
          </w:rPr>
          <m:t>∠BAC+∠ABC=180-</m:t>
        </m:r>
      </m:oMath>
      <w:r w:rsidRPr="008637A1">
        <w:t xml:space="preserve"> ………</w:t>
      </w:r>
    </w:p>
    <w:p w14:paraId="4DE9F461" w14:textId="77777777" w:rsidR="00AA15C8" w:rsidRPr="008D126A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</m:oMath>
      </m:oMathPara>
    </w:p>
    <w:p w14:paraId="23511158" w14:textId="77777777" w:rsidR="00AA15C8" w:rsidRDefault="00AA15C8" w:rsidP="00AA15C8">
      <w:pPr>
        <w:ind w:firstLine="567"/>
      </w:pPr>
      <w:r w:rsidRPr="008637A1">
        <w:t xml:space="preserve">By considering </w:t>
      </w:r>
      <m:oMath>
        <m:r>
          <w:rPr>
            <w:rFonts w:ascii="Cambria Math" w:hAnsi="Cambria Math"/>
          </w:rPr>
          <m:t>∠ACD</m:t>
        </m:r>
      </m:oMath>
      <w:r w:rsidRPr="008637A1">
        <w:t xml:space="preserve">, </w:t>
      </w:r>
      <w:r w:rsidRPr="008637A1">
        <w:tab/>
        <w:t xml:space="preserve">   </w:t>
      </w:r>
      <w:r>
        <w:t xml:space="preserve"> </w:t>
      </w:r>
      <w:r w:rsidRPr="008637A1">
        <w:t xml:space="preserve"> </w:t>
      </w:r>
      <m:oMath>
        <m:r>
          <w:rPr>
            <w:rFonts w:ascii="Cambria Math" w:hAnsi="Cambria Math"/>
          </w:rPr>
          <m:t>x+</m:t>
        </m:r>
      </m:oMath>
      <w:r w:rsidRPr="008637A1">
        <w:t xml:space="preserve"> </w:t>
      </w:r>
      <m:oMath>
        <m:r>
          <w:rPr>
            <w:rFonts w:ascii="Cambria Math" w:hAnsi="Cambria Math"/>
          </w:rPr>
          <m:t>∠BCD</m:t>
        </m:r>
      </m:oMath>
      <w:r w:rsidRPr="008637A1">
        <w:t xml:space="preserve"> </w:t>
      </w:r>
      <m:oMath>
        <m:r>
          <w:rPr>
            <w:rFonts w:ascii="Cambria Math" w:hAnsi="Cambria Math"/>
          </w:rPr>
          <m:t>=</m:t>
        </m:r>
      </m:oMath>
      <w:r w:rsidRPr="008637A1">
        <w:t xml:space="preserve"> ………… (……………………………………………)</w:t>
      </w:r>
    </w:p>
    <w:p w14:paraId="78132A37" w14:textId="77777777" w:rsidR="00AA15C8" w:rsidRPr="008D126A" w:rsidRDefault="00AA15C8" w:rsidP="00AA15C8">
      <w:pPr>
        <w:pStyle w:val="Answer"/>
      </w:pPr>
      <m:oMath>
        <m:r>
          <w:rPr>
            <w:rFonts w:ascii="Cambria Math" w:hAnsi="Cambria Math"/>
          </w:rPr>
          <m:t>180</m:t>
        </m:r>
      </m:oMath>
      <w:r>
        <w:t xml:space="preserve"> (angles on straight lines)</w:t>
      </w:r>
    </w:p>
    <w:p w14:paraId="12478A9A" w14:textId="77777777" w:rsidR="00AA15C8" w:rsidRDefault="00AA15C8" w:rsidP="00AA15C8">
      <w:r w:rsidRPr="008637A1">
        <w:tab/>
      </w:r>
      <w:r w:rsidRPr="008637A1">
        <w:tab/>
      </w:r>
      <w:r w:rsidRPr="008637A1">
        <w:tab/>
      </w:r>
      <w:r>
        <w:tab/>
      </w:r>
      <w:r w:rsidRPr="008637A1">
        <w:tab/>
      </w:r>
      <w:r w:rsidRPr="008637A1">
        <w:tab/>
      </w:r>
      <w:r w:rsidRPr="008637A1">
        <w:tab/>
        <w:t xml:space="preserve">   </w:t>
      </w:r>
      <m:oMath>
        <m:r>
          <w:rPr>
            <w:rFonts w:ascii="Cambria Math" w:hAnsi="Cambria Math"/>
          </w:rPr>
          <m:t>∠BCD=</m:t>
        </m:r>
      </m:oMath>
      <w:r w:rsidRPr="008637A1">
        <w:t xml:space="preserve"> ………</w:t>
      </w:r>
      <w:r>
        <w:t>………</w:t>
      </w:r>
    </w:p>
    <w:p w14:paraId="5D9CEAEB" w14:textId="77777777" w:rsidR="00AA15C8" w:rsidRPr="008D126A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180-x</m:t>
          </m:r>
        </m:oMath>
      </m:oMathPara>
    </w:p>
    <w:p w14:paraId="67ED2351" w14:textId="77777777" w:rsidR="00AA15C8" w:rsidRPr="008637A1" w:rsidRDefault="00AA15C8" w:rsidP="00AA15C8">
      <w:pPr>
        <w:ind w:firstLine="567"/>
      </w:pPr>
      <w:r w:rsidRPr="008637A1">
        <w:t>To summarise:</w:t>
      </w:r>
    </w:p>
    <w:p w14:paraId="0F70D47D" w14:textId="77777777" w:rsidR="00AA15C8" w:rsidRPr="008637A1" w:rsidRDefault="00AA15C8" w:rsidP="00AA15C8">
      <m:oMathPara>
        <m:oMath>
          <m:r>
            <w:rPr>
              <w:rFonts w:ascii="Cambria Math" w:hAnsi="Cambria Math"/>
            </w:rPr>
            <m:t>∠BAC+∠ABC</m:t>
          </m:r>
          <m:r>
            <m:rPr>
              <m:aln/>
            </m:rPr>
            <w:rPr>
              <w:rFonts w:ascii="Cambria Math" w:hAnsi="Cambria Math"/>
            </w:rPr>
            <m:t>=180-x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∠BCD</m:t>
          </m:r>
          <m:r>
            <m:rPr>
              <m:aln/>
            </m:rPr>
            <w:rPr>
              <w:rFonts w:ascii="Cambria Math" w:hAnsi="Cambria Math"/>
            </w:rPr>
            <m:t>=180-x</m:t>
          </m:r>
        </m:oMath>
      </m:oMathPara>
    </w:p>
    <w:p w14:paraId="76946EC3" w14:textId="77777777" w:rsidR="00AA15C8" w:rsidRDefault="00AA15C8" w:rsidP="00AA15C8">
      <w:pPr>
        <w:ind w:firstLine="567"/>
      </w:pPr>
      <w:r w:rsidRPr="008637A1">
        <w:t>So</w:t>
      </w:r>
      <w:r w:rsidRPr="008637A1">
        <w:tab/>
      </w:r>
      <w:r w:rsidRPr="008637A1">
        <w:tab/>
      </w:r>
      <w:r w:rsidRPr="008637A1">
        <w:tab/>
      </w:r>
      <w:r w:rsidRPr="008637A1">
        <w:tab/>
      </w:r>
      <w:r w:rsidRPr="008637A1">
        <w:tab/>
      </w:r>
      <w:r w:rsidRPr="008637A1">
        <w:tab/>
        <w:t xml:space="preserve">…………………  </w:t>
      </w:r>
      <m:oMath>
        <m:r>
          <w:rPr>
            <w:rFonts w:ascii="Cambria Math" w:hAnsi="Cambria Math"/>
          </w:rPr>
          <m:t>=</m:t>
        </m:r>
      </m:oMath>
      <w:r w:rsidRPr="008637A1">
        <w:t xml:space="preserve"> ………………</w:t>
      </w:r>
    </w:p>
    <w:p w14:paraId="376A2740" w14:textId="77777777" w:rsidR="00AA15C8" w:rsidRPr="008D126A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∠BAC+∠ABC=∠BCD</m:t>
          </m:r>
        </m:oMath>
      </m:oMathPara>
    </w:p>
    <w:p w14:paraId="7E709830" w14:textId="77777777" w:rsidR="00AA15C8" w:rsidRDefault="00AA15C8" w:rsidP="00AA15C8"/>
    <w:p w14:paraId="408B76C1" w14:textId="77777777" w:rsidR="00AA15C8" w:rsidRDefault="00AA15C8" w:rsidP="00AA15C8"/>
    <w:p w14:paraId="415793C5" w14:textId="77777777" w:rsidR="00AA15C8" w:rsidRDefault="00AA15C8" w:rsidP="00AA15C8"/>
    <w:p w14:paraId="57CCB53F" w14:textId="77777777" w:rsidR="00AA15C8" w:rsidRDefault="00AA15C8" w:rsidP="00AA15C8"/>
    <w:p w14:paraId="63521311" w14:textId="77777777" w:rsidR="00AA15C8" w:rsidRDefault="00AA15C8" w:rsidP="00AA15C8"/>
    <w:p w14:paraId="5EB26391" w14:textId="77777777" w:rsidR="00AA15C8" w:rsidRDefault="00AA15C8" w:rsidP="00AA15C8"/>
    <w:p w14:paraId="7CA29D32" w14:textId="77777777" w:rsidR="00AA15C8" w:rsidRDefault="00AA15C8" w:rsidP="00AA15C8"/>
    <w:p w14:paraId="05757A1C" w14:textId="77777777" w:rsidR="00AA15C8" w:rsidRDefault="00AA15C8" w:rsidP="00AA15C8"/>
    <w:p w14:paraId="06DA29DD" w14:textId="77777777" w:rsidR="00AA15C8" w:rsidRDefault="00AA15C8" w:rsidP="00AA15C8"/>
    <w:p w14:paraId="7A84C4C5" w14:textId="77777777" w:rsidR="00AA15C8" w:rsidRDefault="00AA15C8" w:rsidP="00AA15C8"/>
    <w:p w14:paraId="527DB054" w14:textId="77777777" w:rsidR="00AA15C8" w:rsidRDefault="00AA15C8" w:rsidP="00AA15C8"/>
    <w:p w14:paraId="3AE25C9C" w14:textId="77777777" w:rsidR="00AA15C8" w:rsidRDefault="00AA15C8" w:rsidP="00AA15C8"/>
    <w:p w14:paraId="19079B33" w14:textId="77777777" w:rsidR="00AA15C8" w:rsidRDefault="00AA15C8" w:rsidP="00AA15C8"/>
    <w:p w14:paraId="53D9B4CA" w14:textId="77777777" w:rsidR="00AA15C8" w:rsidRDefault="00AA15C8" w:rsidP="00AA15C8"/>
    <w:p w14:paraId="61F98B3D" w14:textId="77777777" w:rsidR="00AA15C8" w:rsidRDefault="00AA15C8" w:rsidP="00AA15C8"/>
    <w:p w14:paraId="3D5F858B" w14:textId="77777777" w:rsidR="00AA15C8" w:rsidRDefault="00AA15C8" w:rsidP="00AA15C8"/>
    <w:p w14:paraId="1492EBEF" w14:textId="77777777" w:rsidR="00AA15C8" w:rsidRDefault="00AA15C8" w:rsidP="00AA15C8"/>
    <w:p w14:paraId="6FC2B40C" w14:textId="0BC85C09" w:rsidR="00AA15C8" w:rsidRDefault="00AA15C8" w:rsidP="00AA15C8">
      <w:pPr>
        <w:pStyle w:val="Heading1"/>
        <w:rPr>
          <w:lang w:val="en-GB"/>
        </w:rPr>
      </w:pPr>
      <w:r>
        <w:rPr>
          <w:lang w:val="en-GB"/>
        </w:rPr>
        <w:lastRenderedPageBreak/>
        <w:t>Features of</w:t>
      </w:r>
      <w:r>
        <w:rPr>
          <w:lang w:val="en-GB"/>
        </w:rPr>
        <w:t xml:space="preserve"> Quadrilaterals</w:t>
      </w:r>
    </w:p>
    <w:p w14:paraId="6ABDADE3" w14:textId="77777777" w:rsidR="00AA15C8" w:rsidRDefault="00AA15C8" w:rsidP="00AA15C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15C8" w:rsidRPr="00343657" w14:paraId="133812DF" w14:textId="77777777" w:rsidTr="00E510C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0F507C6" w14:textId="77D8F1D1" w:rsidR="00AA15C8" w:rsidRPr="00CB3521" w:rsidRDefault="00AA15C8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Labelling Quadrilaterals</w:t>
            </w:r>
          </w:p>
        </w:tc>
      </w:tr>
      <w:tr w:rsidR="00AA15C8" w:rsidRPr="00343657" w14:paraId="3CE9BD7D" w14:textId="77777777" w:rsidTr="00E510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6C5875" w14:textId="77777777" w:rsidR="00AA15C8" w:rsidRDefault="00AA15C8" w:rsidP="009819DF">
            <w:pPr>
              <w:pStyle w:val="ListParagraph"/>
              <w:numPr>
                <w:ilvl w:val="0"/>
                <w:numId w:val="66"/>
              </w:numPr>
              <w:spacing w:line="360" w:lineRule="auto"/>
              <w:ind w:left="357" w:hanging="357"/>
            </w:pPr>
            <w:r w:rsidRPr="00391CD7">
              <w:rPr>
                <w:noProof/>
              </w:rPr>
              <w:drawing>
                <wp:anchor distT="0" distB="0" distL="114300" distR="114300" simplePos="0" relativeHeight="252035072" behindDoc="0" locked="0" layoutInCell="1" allowOverlap="1" wp14:anchorId="28AA338C" wp14:editId="05CAD274">
                  <wp:simplePos x="0" y="0"/>
                  <wp:positionH relativeFrom="column">
                    <wp:posOffset>3800907</wp:posOffset>
                  </wp:positionH>
                  <wp:positionV relativeFrom="paragraph">
                    <wp:posOffset>58725</wp:posOffset>
                  </wp:positionV>
                  <wp:extent cx="2534300" cy="1346200"/>
                  <wp:effectExtent l="0" t="0" r="0" b="6350"/>
                  <wp:wrapNone/>
                  <wp:docPr id="1138527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2721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30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A </w:t>
            </w:r>
            <w:r w:rsidRPr="00A93664">
              <w:rPr>
                <w:b/>
                <w:bCs/>
              </w:rPr>
              <w:t>quadrilateral</w:t>
            </w:r>
            <w:r w:rsidRPr="000619D3">
              <w:t xml:space="preserve"> is a </w:t>
            </w:r>
            <w:r w:rsidRPr="00A93664">
              <w:rPr>
                <w:b/>
                <w:bCs/>
              </w:rPr>
              <w:t>4-sided</w:t>
            </w:r>
            <w:r w:rsidRPr="000619D3">
              <w:t xml:space="preserve"> shape.</w:t>
            </w:r>
          </w:p>
          <w:p w14:paraId="038A3B67" w14:textId="77777777" w:rsidR="00AA15C8" w:rsidRDefault="00AA15C8" w:rsidP="009819DF">
            <w:pPr>
              <w:pStyle w:val="ListParagraph"/>
              <w:numPr>
                <w:ilvl w:val="0"/>
                <w:numId w:val="66"/>
              </w:numPr>
              <w:spacing w:line="360" w:lineRule="auto"/>
              <w:ind w:left="357" w:hanging="357"/>
            </w:pPr>
            <w:r>
              <w:t>We label quadrilaterals using their vertices.</w:t>
            </w:r>
          </w:p>
          <w:p w14:paraId="6915A00E" w14:textId="77777777" w:rsidR="00AA15C8" w:rsidRDefault="00AA15C8" w:rsidP="009819DF">
            <w:pPr>
              <w:pStyle w:val="ListParagraph"/>
              <w:numPr>
                <w:ilvl w:val="0"/>
                <w:numId w:val="66"/>
              </w:numPr>
              <w:spacing w:line="360" w:lineRule="auto"/>
              <w:ind w:left="357" w:hanging="357"/>
            </w:pPr>
            <w:r>
              <w:t xml:space="preserve">Write vertices in clockwise or anticlockwise order. </w:t>
            </w:r>
          </w:p>
          <w:p w14:paraId="6664A5EF" w14:textId="77777777" w:rsidR="00AA15C8" w:rsidRDefault="00AA15C8" w:rsidP="00AA15C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6938A39D" w14:textId="77777777" w:rsidR="00AA15C8" w:rsidRPr="009727F3" w:rsidRDefault="00AA15C8" w:rsidP="00AA15C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E938437" w14:textId="77777777" w:rsidR="00AA15C8" w:rsidRDefault="00AA15C8" w:rsidP="00AA15C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  <w:gridCol w:w="10"/>
      </w:tblGrid>
      <w:tr w:rsidR="00AA15C8" w:rsidRPr="00273DC4" w14:paraId="74DC3F5B" w14:textId="77777777" w:rsidTr="00AA15C8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2C5AF21" w14:textId="5BDC81EB" w:rsidR="00AA15C8" w:rsidRPr="00CB3521" w:rsidRDefault="00AA15C8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Label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quadrilaterals</w:t>
            </w:r>
          </w:p>
        </w:tc>
      </w:tr>
      <w:tr w:rsidR="00AA15C8" w:rsidRPr="00297507" w14:paraId="15CD5C4F" w14:textId="77777777" w:rsidTr="00AA15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AC883A" w14:textId="77777777" w:rsidR="00AA15C8" w:rsidRPr="000619D3" w:rsidRDefault="00AA15C8" w:rsidP="009819DF">
            <w:pPr>
              <w:numPr>
                <w:ilvl w:val="0"/>
                <w:numId w:val="67"/>
              </w:numPr>
              <w:contextualSpacing/>
            </w:pPr>
            <w:r w:rsidRPr="003066C4">
              <w:rPr>
                <w:noProof/>
              </w:rPr>
              <w:drawing>
                <wp:anchor distT="0" distB="0" distL="114300" distR="114300" simplePos="0" relativeHeight="252037120" behindDoc="0" locked="0" layoutInCell="1" allowOverlap="1" wp14:anchorId="6D340B2D" wp14:editId="009DA308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78105</wp:posOffset>
                  </wp:positionV>
                  <wp:extent cx="1689100" cy="1422400"/>
                  <wp:effectExtent l="0" t="0" r="6350" b="6350"/>
                  <wp:wrapNone/>
                  <wp:docPr id="952927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27821" name=""/>
                          <pic:cNvPicPr/>
                        </pic:nvPicPr>
                        <pic:blipFill rotWithShape="1">
                          <a:blip r:embed="rId111"/>
                          <a:srcRect l="1857" t="6918" r="73450" b="56185"/>
                          <a:stretch/>
                        </pic:blipFill>
                        <pic:spPr bwMode="auto">
                          <a:xfrm>
                            <a:off x="0" y="0"/>
                            <a:ext cx="1689100" cy="142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7DF2EE43" w14:textId="77777777" w:rsidR="00AA15C8" w:rsidRPr="000619D3" w:rsidRDefault="00AA15C8" w:rsidP="00E510CE"/>
          <w:p w14:paraId="6BAB6E55" w14:textId="77777777" w:rsidR="00AA15C8" w:rsidRPr="000619D3" w:rsidRDefault="00AA15C8" w:rsidP="00E510CE"/>
          <w:p w14:paraId="2AB4A599" w14:textId="77777777" w:rsidR="00AA15C8" w:rsidRPr="000619D3" w:rsidRDefault="00AA15C8" w:rsidP="00E510CE"/>
          <w:p w14:paraId="6F4195A7" w14:textId="77777777" w:rsidR="00AA15C8" w:rsidRPr="000619D3" w:rsidRDefault="00AA15C8" w:rsidP="00E510CE"/>
          <w:p w14:paraId="421714EA" w14:textId="77777777" w:rsidR="00AA15C8" w:rsidRPr="000619D3" w:rsidRDefault="00AA15C8" w:rsidP="00E510CE"/>
          <w:p w14:paraId="0A8A288E" w14:textId="77777777" w:rsidR="00AA15C8" w:rsidRPr="000619D3" w:rsidRDefault="00AA15C8" w:rsidP="00E510CE"/>
          <w:p w14:paraId="7142975D" w14:textId="77777777" w:rsidR="00AA15C8" w:rsidRDefault="00AA15C8" w:rsidP="00E510CE"/>
          <w:p w14:paraId="22B5CB70" w14:textId="77777777" w:rsidR="00AA15C8" w:rsidRDefault="00AA15C8" w:rsidP="00E510CE"/>
          <w:p w14:paraId="334A5CE2" w14:textId="77777777" w:rsidR="00AA15C8" w:rsidRDefault="00AA15C8" w:rsidP="00E510CE"/>
          <w:p w14:paraId="46DA11BC" w14:textId="77777777" w:rsidR="00AA15C8" w:rsidRDefault="00AA15C8" w:rsidP="00E510CE"/>
          <w:p w14:paraId="36E725A6" w14:textId="77777777" w:rsidR="00AA15C8" w:rsidRPr="00297507" w:rsidRDefault="00AA15C8" w:rsidP="00E510CE">
            <w:pPr>
              <w:pStyle w:val="Answer"/>
            </w:pPr>
          </w:p>
        </w:tc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9C2EAA" w14:textId="77777777" w:rsidR="00AA15C8" w:rsidRPr="000619D3" w:rsidRDefault="00AA15C8" w:rsidP="009819DF">
            <w:pPr>
              <w:numPr>
                <w:ilvl w:val="0"/>
                <w:numId w:val="67"/>
              </w:numPr>
              <w:contextualSpacing/>
            </w:pPr>
            <w:r w:rsidRPr="003066C4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3A8409C0" wp14:editId="7676EC28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78105</wp:posOffset>
                  </wp:positionV>
                  <wp:extent cx="1689100" cy="1606550"/>
                  <wp:effectExtent l="0" t="0" r="6350" b="0"/>
                  <wp:wrapNone/>
                  <wp:docPr id="1306931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27821" name=""/>
                          <pic:cNvPicPr/>
                        </pic:nvPicPr>
                        <pic:blipFill rotWithShape="1">
                          <a:blip r:embed="rId111"/>
                          <a:srcRect l="38990" t="2964" r="36317" b="55362"/>
                          <a:stretch/>
                        </pic:blipFill>
                        <pic:spPr bwMode="auto">
                          <a:xfrm>
                            <a:off x="0" y="0"/>
                            <a:ext cx="1689100" cy="1606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6EB71608" w14:textId="77777777" w:rsidR="00AA15C8" w:rsidRPr="000619D3" w:rsidRDefault="00AA15C8" w:rsidP="00E510CE"/>
          <w:p w14:paraId="00D52ECA" w14:textId="77777777" w:rsidR="00AA15C8" w:rsidRPr="000619D3" w:rsidRDefault="00AA15C8" w:rsidP="00E510CE"/>
          <w:p w14:paraId="0D70B4DB" w14:textId="77777777" w:rsidR="00AA15C8" w:rsidRPr="000619D3" w:rsidRDefault="00AA15C8" w:rsidP="00E510CE"/>
          <w:p w14:paraId="37D6F540" w14:textId="77777777" w:rsidR="00AA15C8" w:rsidRPr="000619D3" w:rsidRDefault="00AA15C8" w:rsidP="00E510CE"/>
          <w:p w14:paraId="4C8B665D" w14:textId="77777777" w:rsidR="00AA15C8" w:rsidRPr="000619D3" w:rsidRDefault="00AA15C8" w:rsidP="00E510CE"/>
          <w:p w14:paraId="1AE2D24F" w14:textId="77777777" w:rsidR="00AA15C8" w:rsidRPr="000619D3" w:rsidRDefault="00AA15C8" w:rsidP="00E510CE"/>
          <w:p w14:paraId="0AAACFFC" w14:textId="77777777" w:rsidR="00AA15C8" w:rsidRDefault="00AA15C8" w:rsidP="00E510CE"/>
          <w:p w14:paraId="55F99B43" w14:textId="77777777" w:rsidR="00AA15C8" w:rsidRDefault="00AA15C8" w:rsidP="00E510CE"/>
          <w:p w14:paraId="63C63354" w14:textId="77777777" w:rsidR="00AA15C8" w:rsidRDefault="00AA15C8" w:rsidP="00E510CE"/>
          <w:p w14:paraId="45ABFD20" w14:textId="77777777" w:rsidR="00AA15C8" w:rsidRDefault="00AA15C8" w:rsidP="00E510CE"/>
          <w:p w14:paraId="721A85C5" w14:textId="77777777" w:rsidR="00AA15C8" w:rsidRPr="00297507" w:rsidRDefault="00AA15C8" w:rsidP="00E510CE">
            <w:pPr>
              <w:pStyle w:val="Answer"/>
            </w:pPr>
          </w:p>
        </w:tc>
        <w:tc>
          <w:tcPr>
            <w:tcW w:w="339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8ACBE7" w14:textId="77777777" w:rsidR="00AA15C8" w:rsidRPr="000619D3" w:rsidRDefault="00AA15C8" w:rsidP="009819DF">
            <w:pPr>
              <w:numPr>
                <w:ilvl w:val="0"/>
                <w:numId w:val="67"/>
              </w:numPr>
              <w:contextualSpacing/>
            </w:pPr>
            <w:r w:rsidRPr="003066C4">
              <w:rPr>
                <w:noProof/>
              </w:rPr>
              <w:drawing>
                <wp:anchor distT="0" distB="0" distL="114300" distR="114300" simplePos="0" relativeHeight="252039168" behindDoc="0" locked="0" layoutInCell="1" allowOverlap="1" wp14:anchorId="4B4EA4EE" wp14:editId="231A159B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27305</wp:posOffset>
                  </wp:positionV>
                  <wp:extent cx="1403350" cy="1784350"/>
                  <wp:effectExtent l="0" t="0" r="6350" b="6350"/>
                  <wp:wrapNone/>
                  <wp:docPr id="2074326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27821" name=""/>
                          <pic:cNvPicPr/>
                        </pic:nvPicPr>
                        <pic:blipFill rotWithShape="1">
                          <a:blip r:embed="rId111"/>
                          <a:srcRect l="76493" t="9223" r="2991" b="44491"/>
                          <a:stretch/>
                        </pic:blipFill>
                        <pic:spPr bwMode="auto">
                          <a:xfrm>
                            <a:off x="0" y="0"/>
                            <a:ext cx="1403350" cy="1784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2DBD4824" w14:textId="77777777" w:rsidR="00AA15C8" w:rsidRPr="000619D3" w:rsidRDefault="00AA15C8" w:rsidP="00E510CE"/>
          <w:p w14:paraId="51856438" w14:textId="77777777" w:rsidR="00AA15C8" w:rsidRPr="000619D3" w:rsidRDefault="00AA15C8" w:rsidP="00E510CE"/>
          <w:p w14:paraId="05629BB4" w14:textId="77777777" w:rsidR="00AA15C8" w:rsidRPr="000619D3" w:rsidRDefault="00AA15C8" w:rsidP="00E510CE"/>
          <w:p w14:paraId="32FBF653" w14:textId="77777777" w:rsidR="00AA15C8" w:rsidRPr="000619D3" w:rsidRDefault="00AA15C8" w:rsidP="00E510CE"/>
          <w:p w14:paraId="07258EE5" w14:textId="77777777" w:rsidR="00AA15C8" w:rsidRPr="000619D3" w:rsidRDefault="00AA15C8" w:rsidP="00E510CE"/>
          <w:p w14:paraId="46E79845" w14:textId="77777777" w:rsidR="00AA15C8" w:rsidRPr="000619D3" w:rsidRDefault="00AA15C8" w:rsidP="00E510CE">
            <w:r w:rsidRPr="000619D3">
              <w:t xml:space="preserve"> </w:t>
            </w:r>
          </w:p>
          <w:p w14:paraId="3DC967EF" w14:textId="77777777" w:rsidR="00AA15C8" w:rsidRPr="000619D3" w:rsidRDefault="00AA15C8" w:rsidP="00E510CE"/>
          <w:p w14:paraId="72A4FFA2" w14:textId="77777777" w:rsidR="00AA15C8" w:rsidRDefault="00AA15C8" w:rsidP="00E510CE">
            <w:pPr>
              <w:spacing w:after="100" w:line="276" w:lineRule="auto"/>
            </w:pPr>
          </w:p>
          <w:p w14:paraId="3EEFD274" w14:textId="77777777" w:rsidR="00AA15C8" w:rsidRDefault="00AA15C8" w:rsidP="00E510CE">
            <w:pPr>
              <w:spacing w:after="100" w:line="276" w:lineRule="auto"/>
            </w:pPr>
          </w:p>
          <w:p w14:paraId="11697580" w14:textId="77777777" w:rsidR="00AA15C8" w:rsidRPr="00297507" w:rsidRDefault="00AA15C8" w:rsidP="00E510CE">
            <w:pPr>
              <w:pStyle w:val="Answer"/>
            </w:pPr>
          </w:p>
        </w:tc>
      </w:tr>
      <w:tr w:rsidR="00AA15C8" w:rsidRPr="00297507" w14:paraId="33DED1A4" w14:textId="77777777" w:rsidTr="00AA15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6796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5B0E02" w14:textId="77777777" w:rsidR="00AA15C8" w:rsidRPr="000619D3" w:rsidRDefault="00AA15C8" w:rsidP="009819DF">
            <w:pPr>
              <w:numPr>
                <w:ilvl w:val="0"/>
                <w:numId w:val="67"/>
              </w:numPr>
              <w:contextualSpacing/>
            </w:pPr>
            <w:r w:rsidRPr="003066C4">
              <w:rPr>
                <w:noProof/>
              </w:rPr>
              <w:drawing>
                <wp:anchor distT="0" distB="0" distL="114300" distR="114300" simplePos="0" relativeHeight="252040192" behindDoc="0" locked="0" layoutInCell="1" allowOverlap="1" wp14:anchorId="3ABB984D" wp14:editId="49CE9644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60960</wp:posOffset>
                  </wp:positionV>
                  <wp:extent cx="3022600" cy="1371600"/>
                  <wp:effectExtent l="0" t="0" r="6350" b="0"/>
                  <wp:wrapNone/>
                  <wp:docPr id="1522176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27821" name=""/>
                          <pic:cNvPicPr/>
                        </pic:nvPicPr>
                        <pic:blipFill rotWithShape="1">
                          <a:blip r:embed="rId111"/>
                          <a:srcRect l="15894" t="54702" r="39918" b="9718"/>
                          <a:stretch/>
                        </pic:blipFill>
                        <pic:spPr bwMode="auto">
                          <a:xfrm>
                            <a:off x="0" y="0"/>
                            <a:ext cx="3022600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7A3504E4" w14:textId="77777777" w:rsidR="00AA15C8" w:rsidRPr="000619D3" w:rsidRDefault="00AA15C8" w:rsidP="00E510CE"/>
          <w:p w14:paraId="5F099870" w14:textId="77777777" w:rsidR="00AA15C8" w:rsidRPr="000619D3" w:rsidRDefault="00AA15C8" w:rsidP="00E510CE"/>
          <w:p w14:paraId="0E29E9F7" w14:textId="77777777" w:rsidR="00AA15C8" w:rsidRPr="000619D3" w:rsidRDefault="00AA15C8" w:rsidP="00E510CE"/>
          <w:p w14:paraId="79016412" w14:textId="77777777" w:rsidR="00AA15C8" w:rsidRPr="000619D3" w:rsidRDefault="00AA15C8" w:rsidP="00E510CE"/>
          <w:p w14:paraId="45690159" w14:textId="77777777" w:rsidR="00AA15C8" w:rsidRPr="000619D3" w:rsidRDefault="00AA15C8" w:rsidP="00E510CE">
            <w:pPr>
              <w:contextualSpacing/>
            </w:pPr>
          </w:p>
          <w:p w14:paraId="68658214" w14:textId="77777777" w:rsidR="00AA15C8" w:rsidRPr="000619D3" w:rsidRDefault="00AA15C8" w:rsidP="00E510CE"/>
          <w:p w14:paraId="193C35CD" w14:textId="77777777" w:rsidR="00AA15C8" w:rsidRPr="000619D3" w:rsidRDefault="00AA15C8" w:rsidP="00E510CE"/>
          <w:p w14:paraId="35E8A89A" w14:textId="77777777" w:rsidR="00AA15C8" w:rsidRDefault="00AA15C8" w:rsidP="00E510CE"/>
          <w:p w14:paraId="3998FF73" w14:textId="77777777" w:rsidR="00AA15C8" w:rsidRPr="000619D3" w:rsidRDefault="00AA15C8" w:rsidP="00E510CE"/>
          <w:p w14:paraId="3D8CC102" w14:textId="77777777" w:rsidR="00AA15C8" w:rsidRPr="00297507" w:rsidRDefault="00AA15C8" w:rsidP="00E510CE"/>
        </w:tc>
        <w:tc>
          <w:tcPr>
            <w:tcW w:w="339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D54896" w14:textId="77777777" w:rsidR="00AA15C8" w:rsidRPr="000619D3" w:rsidRDefault="00AA15C8" w:rsidP="009819DF">
            <w:pPr>
              <w:numPr>
                <w:ilvl w:val="0"/>
                <w:numId w:val="67"/>
              </w:numPr>
              <w:contextualSpacing/>
            </w:pPr>
            <w:r w:rsidRPr="003066C4">
              <w:rPr>
                <w:noProof/>
              </w:rPr>
              <w:drawing>
                <wp:anchor distT="0" distB="0" distL="114300" distR="114300" simplePos="0" relativeHeight="252041216" behindDoc="0" locked="0" layoutInCell="1" allowOverlap="1" wp14:anchorId="156795CF" wp14:editId="41EAD747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29210</wp:posOffset>
                  </wp:positionV>
                  <wp:extent cx="1708150" cy="1371600"/>
                  <wp:effectExtent l="0" t="0" r="6350" b="0"/>
                  <wp:wrapNone/>
                  <wp:docPr id="112897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27821" name=""/>
                          <pic:cNvPicPr/>
                        </pic:nvPicPr>
                        <pic:blipFill rotWithShape="1">
                          <a:blip r:embed="rId111"/>
                          <a:srcRect l="62774" t="63432" r="12254" b="988"/>
                          <a:stretch/>
                        </pic:blipFill>
                        <pic:spPr bwMode="auto">
                          <a:xfrm>
                            <a:off x="0" y="0"/>
                            <a:ext cx="1708150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204E7AAF" w14:textId="77777777" w:rsidR="00AA15C8" w:rsidRPr="000619D3" w:rsidRDefault="00AA15C8" w:rsidP="00E510CE"/>
          <w:p w14:paraId="7DC55D64" w14:textId="77777777" w:rsidR="00AA15C8" w:rsidRPr="000619D3" w:rsidRDefault="00AA15C8" w:rsidP="00E510CE"/>
          <w:p w14:paraId="179CD305" w14:textId="77777777" w:rsidR="00AA15C8" w:rsidRPr="000619D3" w:rsidRDefault="00AA15C8" w:rsidP="00E510CE"/>
          <w:p w14:paraId="76582CDF" w14:textId="77777777" w:rsidR="00AA15C8" w:rsidRPr="000619D3" w:rsidRDefault="00AA15C8" w:rsidP="00E510CE"/>
          <w:p w14:paraId="2FBE60D9" w14:textId="77777777" w:rsidR="00AA15C8" w:rsidRPr="000619D3" w:rsidRDefault="00AA15C8" w:rsidP="00E510CE"/>
          <w:p w14:paraId="359625CC" w14:textId="77777777" w:rsidR="00AA15C8" w:rsidRPr="000619D3" w:rsidRDefault="00AA15C8" w:rsidP="00E510CE">
            <w:r w:rsidRPr="000619D3">
              <w:t xml:space="preserve"> </w:t>
            </w:r>
          </w:p>
          <w:p w14:paraId="5C34C917" w14:textId="77777777" w:rsidR="00AA15C8" w:rsidRPr="000619D3" w:rsidRDefault="00AA15C8" w:rsidP="00E510CE"/>
          <w:p w14:paraId="70136A38" w14:textId="77777777" w:rsidR="00AA15C8" w:rsidRPr="00297507" w:rsidRDefault="00AA15C8" w:rsidP="00E510CE"/>
        </w:tc>
      </w:tr>
      <w:tr w:rsidR="00AA15C8" w:rsidRPr="00297507" w14:paraId="606DBE8D" w14:textId="77777777" w:rsidTr="00AA15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10195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1D5E9E" w14:textId="77777777" w:rsidR="00AA15C8" w:rsidRDefault="00AA15C8" w:rsidP="009819DF">
            <w:pPr>
              <w:numPr>
                <w:ilvl w:val="0"/>
                <w:numId w:val="67"/>
              </w:numPr>
              <w:contextualSpacing/>
            </w:pPr>
            <w:r>
              <w:t xml:space="preserve">Tommy was asked to draw a rectangle </w:t>
            </w:r>
            <m:oMath>
              <m:r>
                <w:rPr>
                  <w:rFonts w:ascii="Cambria Math" w:hAnsi="Cambria Math"/>
                </w:rPr>
                <m:t>ABCD</m:t>
              </m:r>
            </m:oMath>
            <w:r>
              <w:t>. This is what he sketched.</w:t>
            </w:r>
            <w:r>
              <w:br/>
              <w:t xml:space="preserve">Explain why he is incorrect, and draw rectangle </w:t>
            </w:r>
            <m:oMath>
              <m:r>
                <w:rPr>
                  <w:rFonts w:ascii="Cambria Math" w:hAnsi="Cambria Math"/>
                </w:rPr>
                <m:t>ABCD</m:t>
              </m:r>
            </m:oMath>
            <w:r>
              <w:t xml:space="preserve"> correctly.</w:t>
            </w:r>
          </w:p>
          <w:p w14:paraId="2FC3854D" w14:textId="77777777" w:rsidR="00AA15C8" w:rsidRDefault="00AA15C8" w:rsidP="00E510CE">
            <w:pPr>
              <w:contextualSpacing/>
            </w:pPr>
            <w:r w:rsidRPr="003066C4">
              <w:rPr>
                <w:noProof/>
              </w:rPr>
              <w:drawing>
                <wp:anchor distT="0" distB="0" distL="114300" distR="114300" simplePos="0" relativeHeight="252042240" behindDoc="0" locked="0" layoutInCell="1" allowOverlap="1" wp14:anchorId="695197A8" wp14:editId="7A33F234">
                  <wp:simplePos x="0" y="0"/>
                  <wp:positionH relativeFrom="column">
                    <wp:posOffset>344806</wp:posOffset>
                  </wp:positionH>
                  <wp:positionV relativeFrom="paragraph">
                    <wp:posOffset>83820</wp:posOffset>
                  </wp:positionV>
                  <wp:extent cx="1708150" cy="1462899"/>
                  <wp:effectExtent l="0" t="0" r="6350" b="4445"/>
                  <wp:wrapNone/>
                  <wp:docPr id="536743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743699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356" cy="146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DDB3C2" w14:textId="77777777" w:rsidR="00AA15C8" w:rsidRDefault="00AA15C8" w:rsidP="00E510CE">
            <w:pPr>
              <w:contextualSpacing/>
            </w:pPr>
          </w:p>
          <w:p w14:paraId="2646230C" w14:textId="77777777" w:rsidR="00AA15C8" w:rsidRDefault="00AA15C8" w:rsidP="00E510CE">
            <w:pPr>
              <w:contextualSpacing/>
            </w:pPr>
          </w:p>
          <w:p w14:paraId="6BBB49B7" w14:textId="77777777" w:rsidR="00AA15C8" w:rsidRDefault="00AA15C8" w:rsidP="00E510CE">
            <w:pPr>
              <w:contextualSpacing/>
            </w:pPr>
          </w:p>
          <w:p w14:paraId="0B07E0D4" w14:textId="77777777" w:rsidR="00AA15C8" w:rsidRDefault="00AA15C8" w:rsidP="00E510CE">
            <w:pPr>
              <w:contextualSpacing/>
            </w:pPr>
          </w:p>
          <w:p w14:paraId="4848D57E" w14:textId="77777777" w:rsidR="00AA15C8" w:rsidRDefault="00AA15C8" w:rsidP="00E510CE">
            <w:pPr>
              <w:contextualSpacing/>
            </w:pPr>
          </w:p>
          <w:p w14:paraId="2D33309F" w14:textId="77777777" w:rsidR="00AA15C8" w:rsidRDefault="00AA15C8" w:rsidP="00E510CE">
            <w:pPr>
              <w:contextualSpacing/>
            </w:pPr>
          </w:p>
          <w:p w14:paraId="1FDD022E" w14:textId="77777777" w:rsidR="00AA15C8" w:rsidRDefault="00AA15C8" w:rsidP="00E510CE">
            <w:pPr>
              <w:contextualSpacing/>
            </w:pPr>
          </w:p>
          <w:p w14:paraId="7CA95DF2" w14:textId="77777777" w:rsidR="00AA15C8" w:rsidRDefault="00AA15C8" w:rsidP="00E510CE">
            <w:pPr>
              <w:contextualSpacing/>
            </w:pPr>
          </w:p>
          <w:p w14:paraId="1111663F" w14:textId="77777777" w:rsidR="00AA15C8" w:rsidRDefault="00AA15C8" w:rsidP="00E510CE">
            <w:pPr>
              <w:contextualSpacing/>
            </w:pPr>
          </w:p>
          <w:p w14:paraId="638C36B5" w14:textId="77777777" w:rsidR="00AA15C8" w:rsidRDefault="00AA15C8" w:rsidP="00E510CE">
            <w:pPr>
              <w:contextualSpacing/>
            </w:pPr>
          </w:p>
          <w:p w14:paraId="151BA3F6" w14:textId="77777777" w:rsidR="00AA15C8" w:rsidRPr="003066C4" w:rsidRDefault="00AA15C8" w:rsidP="00E510CE">
            <w:pPr>
              <w:contextualSpacing/>
            </w:pPr>
          </w:p>
        </w:tc>
      </w:tr>
      <w:tr w:rsidR="00AA15C8" w:rsidRPr="00343657" w14:paraId="70F52194" w14:textId="77777777" w:rsidTr="00E510CE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40CC95" w14:textId="70D9DEC0" w:rsidR="00AA15C8" w:rsidRPr="00CB3521" w:rsidRDefault="00AA15C8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Diagonals</w:t>
            </w:r>
          </w:p>
        </w:tc>
      </w:tr>
      <w:tr w:rsidR="00AA15C8" w:rsidRPr="00343657" w14:paraId="4C35D983" w14:textId="77777777" w:rsidTr="00E510CE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08495E78" w14:textId="77777777" w:rsidR="00AA15C8" w:rsidRPr="000619D3" w:rsidRDefault="00AA15C8" w:rsidP="009819DF">
            <w:pPr>
              <w:numPr>
                <w:ilvl w:val="0"/>
                <w:numId w:val="68"/>
              </w:numPr>
              <w:ind w:left="357" w:hanging="357"/>
              <w:contextualSpacing/>
            </w:pPr>
            <w:r w:rsidRPr="000619D3">
              <w:rPr>
                <w:b/>
                <w:bCs/>
              </w:rPr>
              <w:t>Adjacent</w:t>
            </w:r>
            <w:r w:rsidRPr="000619D3">
              <w:t xml:space="preserve"> means next to.</w:t>
            </w:r>
          </w:p>
          <w:p w14:paraId="01B9E3C2" w14:textId="77777777" w:rsidR="00AA15C8" w:rsidRDefault="00AA15C8" w:rsidP="009819DF">
            <w:pPr>
              <w:pStyle w:val="ListParagraph"/>
              <w:numPr>
                <w:ilvl w:val="0"/>
                <w:numId w:val="68"/>
              </w:numPr>
              <w:ind w:left="357" w:hanging="357"/>
            </w:pPr>
            <w:r>
              <w:t xml:space="preserve">An </w:t>
            </w:r>
            <w:r w:rsidRPr="000E4FD2">
              <w:rPr>
                <w:b/>
                <w:bCs/>
              </w:rPr>
              <w:t>edge</w:t>
            </w:r>
            <w:r>
              <w:t xml:space="preserve"> of a polygon joins two </w:t>
            </w:r>
            <w:r w:rsidRPr="000E4FD2">
              <w:rPr>
                <w:b/>
                <w:bCs/>
              </w:rPr>
              <w:t>adjacent</w:t>
            </w:r>
            <w:r>
              <w:t xml:space="preserve"> vertices.</w:t>
            </w:r>
          </w:p>
          <w:p w14:paraId="26CB5B85" w14:textId="77777777" w:rsidR="00AA15C8" w:rsidRDefault="00AA15C8" w:rsidP="009819DF">
            <w:pPr>
              <w:pStyle w:val="ListParagraph"/>
              <w:numPr>
                <w:ilvl w:val="0"/>
                <w:numId w:val="68"/>
              </w:numPr>
              <w:ind w:left="357" w:hanging="357"/>
            </w:pPr>
            <w:r>
              <w:t xml:space="preserve">A </w:t>
            </w:r>
            <w:r w:rsidRPr="000E4FD2">
              <w:rPr>
                <w:b/>
                <w:bCs/>
              </w:rPr>
              <w:t>diagonal</w:t>
            </w:r>
            <w:r>
              <w:t xml:space="preserve"> of a polygon joins two </w:t>
            </w:r>
            <w:r w:rsidRPr="000E4FD2">
              <w:rPr>
                <w:b/>
                <w:bCs/>
              </w:rPr>
              <w:t>non-adjacent vertices</w:t>
            </w:r>
            <w:r>
              <w:t>.</w:t>
            </w:r>
          </w:p>
          <w:p w14:paraId="527F7006" w14:textId="171BF67A" w:rsidR="00AA15C8" w:rsidRDefault="00AA15C8" w:rsidP="009819DF">
            <w:pPr>
              <w:pStyle w:val="ListParagraph"/>
              <w:numPr>
                <w:ilvl w:val="0"/>
                <w:numId w:val="68"/>
              </w:numPr>
              <w:ind w:left="357" w:hanging="357"/>
            </w:pPr>
            <w:r w:rsidRPr="000E4FD2">
              <w:t>A diagonal goes from one corner to another</w:t>
            </w:r>
            <w:r>
              <w:t xml:space="preserve">, skipping </w:t>
            </w:r>
            <w:r w:rsidRPr="000E4FD2">
              <w:t>at least one corner</w:t>
            </w:r>
            <w:r>
              <w:t>.</w:t>
            </w:r>
          </w:p>
          <w:p w14:paraId="7DF97051" w14:textId="508246ED" w:rsidR="00AA15C8" w:rsidRDefault="00AA15C8" w:rsidP="00E510C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DF35BC">
              <w:rPr>
                <w:noProof/>
              </w:rPr>
              <w:drawing>
                <wp:anchor distT="0" distB="0" distL="114300" distR="114300" simplePos="0" relativeHeight="252044288" behindDoc="0" locked="0" layoutInCell="1" allowOverlap="1" wp14:anchorId="30E7CE7C" wp14:editId="3F6656A8">
                  <wp:simplePos x="0" y="0"/>
                  <wp:positionH relativeFrom="column">
                    <wp:posOffset>1541602</wp:posOffset>
                  </wp:positionH>
                  <wp:positionV relativeFrom="paragraph">
                    <wp:posOffset>158546</wp:posOffset>
                  </wp:positionV>
                  <wp:extent cx="2896819" cy="1398121"/>
                  <wp:effectExtent l="0" t="0" r="0" b="0"/>
                  <wp:wrapNone/>
                  <wp:docPr id="1176945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945289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819" cy="139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0B6EA4" w14:textId="77777777" w:rsidR="00AA15C8" w:rsidRDefault="00AA15C8" w:rsidP="00E510C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64415200" w14:textId="77777777" w:rsidR="00AA15C8" w:rsidRDefault="00AA15C8" w:rsidP="00E510C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7B5921CB" w14:textId="77777777" w:rsidR="00AA15C8" w:rsidRDefault="00AA15C8" w:rsidP="00E510C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6556C0F8" w14:textId="77777777" w:rsidR="00AA15C8" w:rsidRPr="009727F3" w:rsidRDefault="00AA15C8" w:rsidP="00E510C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7D96C2B" w14:textId="77777777" w:rsidR="00AA15C8" w:rsidRDefault="00AA15C8" w:rsidP="00AA15C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  <w:gridCol w:w="10"/>
      </w:tblGrid>
      <w:tr w:rsidR="00AA15C8" w:rsidRPr="00273DC4" w14:paraId="70D2A2BA" w14:textId="77777777" w:rsidTr="00C97409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F349F5E" w14:textId="3387ADCE" w:rsidR="00AA15C8" w:rsidRPr="00CB3521" w:rsidRDefault="00C97409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Draw</w:t>
            </w:r>
            <w:r w:rsidR="00AA15C8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Diagonals of a polygon</w:t>
            </w:r>
          </w:p>
        </w:tc>
      </w:tr>
      <w:tr w:rsidR="00C97409" w:rsidRPr="00297507" w14:paraId="7BBC2792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F68338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</w:p>
          <w:p w14:paraId="5014BBA2" w14:textId="77777777" w:rsidR="00C97409" w:rsidRPr="000619D3" w:rsidRDefault="00C97409" w:rsidP="00E510CE"/>
          <w:p w14:paraId="466F09D9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0C6C4ABB" wp14:editId="317BA6CD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59690</wp:posOffset>
                      </wp:positionV>
                      <wp:extent cx="914400" cy="914400"/>
                      <wp:effectExtent l="0" t="0" r="19050" b="19050"/>
                      <wp:wrapNone/>
                      <wp:docPr id="119125872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4A2FE3" id="Rectangle 5" o:spid="_x0000_s1026" style="position:absolute;margin-left:43.15pt;margin-top:4.7pt;width:1in;height:1in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" filled="f" strokecolor="black [3213]" strokeweight="1.5pt"/>
                  </w:pict>
                </mc:Fallback>
              </mc:AlternateContent>
            </w:r>
          </w:p>
          <w:p w14:paraId="2CD99510" w14:textId="77777777" w:rsidR="00C97409" w:rsidRPr="000619D3" w:rsidRDefault="00C97409" w:rsidP="00E510CE"/>
          <w:p w14:paraId="32384860" w14:textId="77777777" w:rsidR="00C97409" w:rsidRPr="000619D3" w:rsidRDefault="00C97409" w:rsidP="00E510CE"/>
          <w:p w14:paraId="343D623E" w14:textId="77777777" w:rsidR="00C97409" w:rsidRPr="000619D3" w:rsidRDefault="00C97409" w:rsidP="00E510CE"/>
          <w:p w14:paraId="31EEB66C" w14:textId="77777777" w:rsidR="00C97409" w:rsidRPr="000619D3" w:rsidRDefault="00C97409" w:rsidP="00E510CE"/>
          <w:p w14:paraId="2DD9152B" w14:textId="77777777" w:rsidR="00C97409" w:rsidRPr="00297507" w:rsidRDefault="00C97409" w:rsidP="00E510CE"/>
        </w:tc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0DD47B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 w:rsidRPr="000619D3">
              <w:t xml:space="preserve"> </w:t>
            </w:r>
          </w:p>
          <w:p w14:paraId="399D65ED" w14:textId="77777777" w:rsidR="00C97409" w:rsidRPr="000619D3" w:rsidRDefault="00C97409" w:rsidP="00E510CE"/>
          <w:p w14:paraId="665BF6A8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6FBAC928" wp14:editId="6BC3F6B2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167640</wp:posOffset>
                      </wp:positionV>
                      <wp:extent cx="1216025" cy="628650"/>
                      <wp:effectExtent l="19050" t="0" r="41275" b="19050"/>
                      <wp:wrapNone/>
                      <wp:docPr id="1767526821" name="Parallelogra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6025" cy="628650"/>
                              </a:xfrm>
                              <a:prstGeom prst="parallelogram">
                                <a:avLst>
                                  <a:gd name="adj" fmla="val 31944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B8367D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8" o:spid="_x0000_s1026" type="#_x0000_t7" style="position:absolute;margin-left:37.15pt;margin-top:13.2pt;width:95.75pt;height:49.5pt;z-index:252049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" adj="3567" filled="f" strokecolor="black [3213]" strokeweight="1.5pt"/>
                  </w:pict>
                </mc:Fallback>
              </mc:AlternateContent>
            </w:r>
          </w:p>
          <w:p w14:paraId="711288C2" w14:textId="77777777" w:rsidR="00C97409" w:rsidRPr="000619D3" w:rsidRDefault="00C97409" w:rsidP="00E510CE"/>
          <w:p w14:paraId="6F1572BC" w14:textId="77777777" w:rsidR="00C97409" w:rsidRPr="000619D3" w:rsidRDefault="00C97409" w:rsidP="00E510CE"/>
          <w:p w14:paraId="24DF84AB" w14:textId="77777777" w:rsidR="00C97409" w:rsidRPr="000619D3" w:rsidRDefault="00C97409" w:rsidP="00E510CE"/>
          <w:p w14:paraId="2DF15D07" w14:textId="77777777" w:rsidR="00C97409" w:rsidRPr="000619D3" w:rsidRDefault="00C97409" w:rsidP="00E510CE"/>
          <w:p w14:paraId="1F8AA545" w14:textId="77777777" w:rsidR="00C97409" w:rsidRPr="00297507" w:rsidRDefault="00C97409" w:rsidP="00E510CE"/>
        </w:tc>
        <w:tc>
          <w:tcPr>
            <w:tcW w:w="339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F305BC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 w:rsidRPr="000619D3">
              <w:t xml:space="preserve"> </w:t>
            </w:r>
          </w:p>
          <w:p w14:paraId="1A2FC395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57DBEB8C" wp14:editId="2AE82E74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171450</wp:posOffset>
                      </wp:positionV>
                      <wp:extent cx="914400" cy="914400"/>
                      <wp:effectExtent l="19050" t="19050" r="19050" b="38100"/>
                      <wp:wrapNone/>
                      <wp:docPr id="1980476749" name="Diamond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diamond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DF0C43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9" o:spid="_x0000_s1026" type="#_x0000_t4" style="position:absolute;margin-left:46.7pt;margin-top:13.5pt;width:1in;height:1in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" filled="f" strokecolor="black [3213]" strokeweight="1.5pt"/>
                  </w:pict>
                </mc:Fallback>
              </mc:AlternateContent>
            </w:r>
          </w:p>
          <w:p w14:paraId="356EED24" w14:textId="77777777" w:rsidR="00C97409" w:rsidRPr="000619D3" w:rsidRDefault="00C97409" w:rsidP="00E510CE"/>
          <w:p w14:paraId="7B8C58E3" w14:textId="77777777" w:rsidR="00C97409" w:rsidRPr="000619D3" w:rsidRDefault="00C97409" w:rsidP="00E510CE"/>
          <w:p w14:paraId="523B025C" w14:textId="77777777" w:rsidR="00C97409" w:rsidRPr="000619D3" w:rsidRDefault="00C97409" w:rsidP="00E510CE"/>
          <w:p w14:paraId="3CD6740A" w14:textId="77777777" w:rsidR="00C97409" w:rsidRPr="000619D3" w:rsidRDefault="00C97409" w:rsidP="00E510CE"/>
          <w:p w14:paraId="0A2E7DB3" w14:textId="77777777" w:rsidR="00C97409" w:rsidRPr="000619D3" w:rsidRDefault="00C97409" w:rsidP="00E510CE">
            <w:r w:rsidRPr="000619D3">
              <w:t xml:space="preserve"> </w:t>
            </w:r>
          </w:p>
          <w:p w14:paraId="3498FC3E" w14:textId="77777777" w:rsidR="00C97409" w:rsidRPr="000619D3" w:rsidRDefault="00C97409" w:rsidP="00E510CE"/>
          <w:p w14:paraId="6C11A38C" w14:textId="77777777" w:rsidR="00C97409" w:rsidRPr="00297507" w:rsidRDefault="00C97409" w:rsidP="00E510CE">
            <w:pPr>
              <w:spacing w:after="100" w:line="276" w:lineRule="auto"/>
            </w:pPr>
          </w:p>
        </w:tc>
      </w:tr>
      <w:tr w:rsidR="00C97409" w:rsidRPr="00297507" w14:paraId="5046C4C8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46F3A9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 w:rsidRPr="000619D3">
              <w:t xml:space="preserve"> </w:t>
            </w:r>
          </w:p>
          <w:p w14:paraId="48FEA2B0" w14:textId="77777777" w:rsidR="00C97409" w:rsidRPr="000619D3" w:rsidRDefault="00C97409" w:rsidP="00E510CE"/>
          <w:p w14:paraId="6BB4235C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284AF4C1" wp14:editId="5E9C5712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46990</wp:posOffset>
                      </wp:positionV>
                      <wp:extent cx="1409700" cy="863600"/>
                      <wp:effectExtent l="19050" t="0" r="38100" b="12700"/>
                      <wp:wrapNone/>
                      <wp:docPr id="496113973" name="Trapezoid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9700" cy="863600"/>
                              </a:xfrm>
                              <a:prstGeom prst="trapezoid">
                                <a:avLst>
                                  <a:gd name="adj" fmla="val 38235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08F6C" id="Trapezoid 11" o:spid="_x0000_s1026" style="position:absolute;margin-left:22.15pt;margin-top:3.7pt;width:111pt;height:68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9700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" path="m,863600l330197,r749306,l1409700,863600,,863600xe" filled="f" strokecolor="black [3213]" strokeweight="1.5pt">
                      <v:stroke joinstyle="miter"/>
                      <v:path arrowok="t" o:connecttype="custom" o:connectlocs="0,863600;330197,0;1079503,0;1409700,863600;0,863600" o:connectangles="0,0,0,0,0"/>
                    </v:shape>
                  </w:pict>
                </mc:Fallback>
              </mc:AlternateContent>
            </w:r>
          </w:p>
          <w:p w14:paraId="78BD7010" w14:textId="77777777" w:rsidR="00C97409" w:rsidRPr="000619D3" w:rsidRDefault="00C97409" w:rsidP="00E510CE"/>
          <w:p w14:paraId="16810888" w14:textId="77777777" w:rsidR="00C97409" w:rsidRPr="000619D3" w:rsidRDefault="00C97409" w:rsidP="00E510CE"/>
          <w:p w14:paraId="6F31007A" w14:textId="77777777" w:rsidR="00C97409" w:rsidRPr="000619D3" w:rsidRDefault="00C97409" w:rsidP="00E510CE"/>
          <w:p w14:paraId="45EC3591" w14:textId="77777777" w:rsidR="00C97409" w:rsidRPr="00297507" w:rsidRDefault="00C97409" w:rsidP="00E510CE"/>
        </w:tc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CFCF39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 w:rsidRPr="000619D3">
              <w:t xml:space="preserve"> </w:t>
            </w:r>
          </w:p>
          <w:p w14:paraId="6C4D857C" w14:textId="77777777" w:rsidR="00C97409" w:rsidRPr="000619D3" w:rsidRDefault="00C97409" w:rsidP="00E510CE"/>
          <w:p w14:paraId="7506E6B2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2EC527E7" wp14:editId="5C98A501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21590</wp:posOffset>
                      </wp:positionV>
                      <wp:extent cx="1060704" cy="914400"/>
                      <wp:effectExtent l="19050" t="0" r="25400" b="19050"/>
                      <wp:wrapNone/>
                      <wp:docPr id="2028868729" name="Hexago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704" cy="914400"/>
                              </a:xfrm>
                              <a:prstGeom prst="hexagon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2AB717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10" o:spid="_x0000_s1026" type="#_x0000_t9" style="position:absolute;margin-left:39.65pt;margin-top:1.7pt;width:83.5pt;height:1in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" adj="4655" filled="f" strokecolor="black [3213]" strokeweight="1.5pt"/>
                  </w:pict>
                </mc:Fallback>
              </mc:AlternateContent>
            </w:r>
          </w:p>
          <w:p w14:paraId="24CD3639" w14:textId="77777777" w:rsidR="00C97409" w:rsidRPr="000619D3" w:rsidRDefault="00C97409" w:rsidP="00E510CE"/>
          <w:p w14:paraId="6FA5F069" w14:textId="77777777" w:rsidR="00C97409" w:rsidRPr="000619D3" w:rsidRDefault="00C97409" w:rsidP="00E510CE"/>
          <w:p w14:paraId="4C04E5D4" w14:textId="77777777" w:rsidR="00C97409" w:rsidRPr="000619D3" w:rsidRDefault="00C97409" w:rsidP="00E510CE"/>
          <w:p w14:paraId="72F1CF41" w14:textId="77777777" w:rsidR="00C97409" w:rsidRPr="000619D3" w:rsidRDefault="00C97409" w:rsidP="00E510CE"/>
          <w:p w14:paraId="41A8D744" w14:textId="77777777" w:rsidR="00C97409" w:rsidRPr="00297507" w:rsidRDefault="00C97409" w:rsidP="00E510CE"/>
        </w:tc>
        <w:tc>
          <w:tcPr>
            <w:tcW w:w="339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571FDA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66FEFA44" wp14:editId="5ED3F9EA">
                  <wp:simplePos x="0" y="0"/>
                  <wp:positionH relativeFrom="column">
                    <wp:posOffset>567690</wp:posOffset>
                  </wp:positionH>
                  <wp:positionV relativeFrom="paragraph">
                    <wp:posOffset>77481</wp:posOffset>
                  </wp:positionV>
                  <wp:extent cx="1035050" cy="1385598"/>
                  <wp:effectExtent l="0" t="3810" r="8890" b="8890"/>
                  <wp:wrapNone/>
                  <wp:docPr id="153501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013752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35050" cy="138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7A6DA0FE" w14:textId="77777777" w:rsidR="00C97409" w:rsidRPr="000619D3" w:rsidRDefault="00C97409" w:rsidP="00E510CE"/>
          <w:p w14:paraId="5AC63652" w14:textId="77777777" w:rsidR="00C97409" w:rsidRPr="000619D3" w:rsidRDefault="00C97409" w:rsidP="00E510CE"/>
          <w:p w14:paraId="011EBFFC" w14:textId="77777777" w:rsidR="00C97409" w:rsidRPr="000619D3" w:rsidRDefault="00C97409" w:rsidP="00E510CE"/>
          <w:p w14:paraId="13B7D202" w14:textId="77777777" w:rsidR="00C97409" w:rsidRPr="000619D3" w:rsidRDefault="00C97409" w:rsidP="00E510CE"/>
          <w:p w14:paraId="0E0057B2" w14:textId="77777777" w:rsidR="00C97409" w:rsidRPr="000619D3" w:rsidRDefault="00C97409" w:rsidP="00E510CE"/>
          <w:p w14:paraId="3E30F2C9" w14:textId="77777777" w:rsidR="00C97409" w:rsidRPr="000619D3" w:rsidRDefault="00C97409" w:rsidP="00E510CE"/>
          <w:p w14:paraId="76DEE42B" w14:textId="77777777" w:rsidR="00C97409" w:rsidRPr="000619D3" w:rsidRDefault="00C97409" w:rsidP="00E510CE"/>
          <w:p w14:paraId="5FE4315E" w14:textId="77777777" w:rsidR="00C97409" w:rsidRPr="00297507" w:rsidRDefault="00C97409" w:rsidP="00E510CE"/>
        </w:tc>
      </w:tr>
      <w:tr w:rsidR="00C97409" w:rsidRPr="00297507" w14:paraId="0F10A3E5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F7FA22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 w:rsidRPr="000619D3">
              <w:t xml:space="preserve"> </w:t>
            </w:r>
          </w:p>
          <w:p w14:paraId="5543BD25" w14:textId="77777777" w:rsidR="00C97409" w:rsidRPr="000619D3" w:rsidRDefault="00C97409" w:rsidP="00E510CE"/>
          <w:p w14:paraId="22BC29A2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05275F7A" wp14:editId="52867A26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92075</wp:posOffset>
                      </wp:positionV>
                      <wp:extent cx="958850" cy="946150"/>
                      <wp:effectExtent l="19050" t="19050" r="31750" b="25400"/>
                      <wp:wrapNone/>
                      <wp:docPr id="1227544077" name="Heptago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8850" cy="946150"/>
                              </a:xfrm>
                              <a:prstGeom prst="heptagon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DF8681" id="Heptagon 13" o:spid="_x0000_s1026" style="position:absolute;margin-left:36.15pt;margin-top:7.25pt;width:75.5pt;height:74.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8850,94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" path="m-2,608475l94956,187397,479425,,863894,187397r94958,421078l692788,946155r-426726,l-2,608475xe" filled="f" strokecolor="black [3213]" strokeweight="1.5pt">
                      <v:stroke joinstyle="miter"/>
                      <v:path arrowok="t" o:connecttype="custom" o:connectlocs="-2,608475;94956,187397;479425,0;863894,187397;958852,608475;692788,946155;266062,946155;-2,608475" o:connectangles="0,0,0,0,0,0,0,0"/>
                    </v:shape>
                  </w:pict>
                </mc:Fallback>
              </mc:AlternateContent>
            </w:r>
          </w:p>
          <w:p w14:paraId="2795E2A0" w14:textId="77777777" w:rsidR="00C97409" w:rsidRPr="000619D3" w:rsidRDefault="00C97409" w:rsidP="00E510CE"/>
          <w:p w14:paraId="3C23E57F" w14:textId="77777777" w:rsidR="00C97409" w:rsidRPr="000619D3" w:rsidRDefault="00C97409" w:rsidP="00E510CE"/>
          <w:p w14:paraId="48281D04" w14:textId="77777777" w:rsidR="00C97409" w:rsidRPr="000619D3" w:rsidRDefault="00C97409" w:rsidP="00E510CE"/>
          <w:p w14:paraId="45EE012A" w14:textId="77777777" w:rsidR="00C97409" w:rsidRDefault="00C97409" w:rsidP="00E510CE"/>
          <w:p w14:paraId="56AF7283" w14:textId="77777777" w:rsidR="00C97409" w:rsidRDefault="00C97409" w:rsidP="00E510CE"/>
          <w:p w14:paraId="23C8E5A8" w14:textId="77777777" w:rsidR="00C97409" w:rsidRDefault="00C97409" w:rsidP="00E510CE"/>
          <w:p w14:paraId="6D1F1E3E" w14:textId="77777777" w:rsidR="00C97409" w:rsidRDefault="00C97409" w:rsidP="00E510CE"/>
          <w:p w14:paraId="5DD823E9" w14:textId="77777777" w:rsidR="00C97409" w:rsidRPr="00297507" w:rsidRDefault="00C97409" w:rsidP="00E510CE"/>
        </w:tc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E6975B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 w:rsidRPr="000619D3">
              <w:t xml:space="preserve"> </w:t>
            </w:r>
          </w:p>
          <w:p w14:paraId="7449659B" w14:textId="77777777" w:rsidR="00C97409" w:rsidRPr="000619D3" w:rsidRDefault="00C97409" w:rsidP="00E510CE"/>
          <w:p w14:paraId="3ECBEC8F" w14:textId="77777777" w:rsidR="00C97409" w:rsidRPr="000619D3" w:rsidRDefault="00C97409" w:rsidP="00E510CE"/>
          <w:p w14:paraId="303F1087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0C08F1CE" wp14:editId="4E3111D3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5715</wp:posOffset>
                      </wp:positionV>
                      <wp:extent cx="1060704" cy="914400"/>
                      <wp:effectExtent l="19050" t="19050" r="44450" b="19050"/>
                      <wp:wrapNone/>
                      <wp:docPr id="2128961415" name="Isosceles Tri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704" cy="91440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321165" id="Isosceles Triangle 6" o:spid="_x0000_s1026" type="#_x0000_t5" style="position:absolute;margin-left:39.65pt;margin-top:.45pt;width:83.5pt;height:1in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" filled="f" strokecolor="black [3213]" strokeweight="1.5pt"/>
                  </w:pict>
                </mc:Fallback>
              </mc:AlternateContent>
            </w:r>
          </w:p>
          <w:p w14:paraId="7E69D811" w14:textId="77777777" w:rsidR="00C97409" w:rsidRPr="000619D3" w:rsidRDefault="00C97409" w:rsidP="00E510CE"/>
          <w:p w14:paraId="3D92F9E3" w14:textId="77777777" w:rsidR="00C97409" w:rsidRPr="000619D3" w:rsidRDefault="00C97409" w:rsidP="00E510CE"/>
          <w:p w14:paraId="4A896117" w14:textId="77777777" w:rsidR="00C97409" w:rsidRPr="000619D3" w:rsidRDefault="00C97409" w:rsidP="00E510CE"/>
          <w:p w14:paraId="135E9137" w14:textId="77777777" w:rsidR="00C97409" w:rsidRPr="00297507" w:rsidRDefault="00C97409" w:rsidP="00E510CE"/>
        </w:tc>
        <w:tc>
          <w:tcPr>
            <w:tcW w:w="339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F5A700" w14:textId="77777777" w:rsidR="00C97409" w:rsidRPr="000619D3" w:rsidRDefault="00C97409" w:rsidP="009819DF">
            <w:pPr>
              <w:numPr>
                <w:ilvl w:val="0"/>
                <w:numId w:val="69"/>
              </w:numPr>
              <w:contextualSpacing/>
            </w:pPr>
            <w:r w:rsidRPr="000619D3">
              <w:t xml:space="preserve"> </w:t>
            </w:r>
          </w:p>
          <w:p w14:paraId="4414716F" w14:textId="77777777" w:rsidR="00C97409" w:rsidRPr="000619D3" w:rsidRDefault="00C97409" w:rsidP="00E510CE"/>
          <w:p w14:paraId="5F507F45" w14:textId="77777777" w:rsidR="00C97409" w:rsidRPr="000619D3" w:rsidRDefault="00C97409" w:rsidP="00E510CE"/>
          <w:p w14:paraId="2E2F7301" w14:textId="77777777" w:rsidR="00C97409" w:rsidRPr="000619D3" w:rsidRDefault="00C97409" w:rsidP="00E510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4B85A903" wp14:editId="61B1BE5D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5715</wp:posOffset>
                      </wp:positionV>
                      <wp:extent cx="914400" cy="914400"/>
                      <wp:effectExtent l="0" t="0" r="19050" b="19050"/>
                      <wp:wrapNone/>
                      <wp:docPr id="1636183479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894DD9" id="Oval 7" o:spid="_x0000_s1026" style="position:absolute;margin-left:54.75pt;margin-top:.45pt;width:1in;height:1in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" filled="f" strokecolor="black [3213]" strokeweight="1.5pt">
                      <v:stroke joinstyle="miter"/>
                    </v:oval>
                  </w:pict>
                </mc:Fallback>
              </mc:AlternateContent>
            </w:r>
          </w:p>
          <w:p w14:paraId="6D5BA748" w14:textId="77777777" w:rsidR="00C97409" w:rsidRPr="000619D3" w:rsidRDefault="00C97409" w:rsidP="00E510CE"/>
          <w:p w14:paraId="702D5EA7" w14:textId="77777777" w:rsidR="00C97409" w:rsidRPr="000619D3" w:rsidRDefault="00C97409" w:rsidP="00E510CE"/>
          <w:p w14:paraId="17952348" w14:textId="77777777" w:rsidR="00C97409" w:rsidRPr="000619D3" w:rsidRDefault="00C97409" w:rsidP="00E510CE">
            <w:r w:rsidRPr="000619D3">
              <w:t xml:space="preserve"> </w:t>
            </w:r>
          </w:p>
          <w:p w14:paraId="4F774950" w14:textId="77777777" w:rsidR="00C97409" w:rsidRPr="000619D3" w:rsidRDefault="00C97409" w:rsidP="00E510CE"/>
          <w:p w14:paraId="2E4458D5" w14:textId="77777777" w:rsidR="00C97409" w:rsidRPr="00297507" w:rsidRDefault="00C97409" w:rsidP="00E510CE"/>
        </w:tc>
      </w:tr>
    </w:tbl>
    <w:p w14:paraId="76716973" w14:textId="77777777" w:rsidR="00AA15C8" w:rsidRDefault="00AA15C8" w:rsidP="00AA15C8"/>
    <w:p w14:paraId="030D2886" w14:textId="77777777" w:rsidR="00AA15C8" w:rsidRDefault="00AA15C8" w:rsidP="00AA15C8"/>
    <w:p w14:paraId="45F57250" w14:textId="77777777" w:rsidR="00AA15C8" w:rsidRDefault="00AA15C8" w:rsidP="00AA15C8"/>
    <w:p w14:paraId="51B4A84A" w14:textId="77777777" w:rsidR="00AA15C8" w:rsidRDefault="00AA15C8" w:rsidP="00AA15C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97409" w:rsidRPr="00343657" w14:paraId="573B7F8C" w14:textId="77777777" w:rsidTr="00E510CE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7313E9B" w14:textId="73E86910" w:rsidR="00C97409" w:rsidRPr="00CB3521" w:rsidRDefault="00C97409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Convex and Non-Convex Quadrilaterals</w:t>
            </w:r>
          </w:p>
        </w:tc>
      </w:tr>
      <w:tr w:rsidR="00C97409" w:rsidRPr="00343657" w14:paraId="649C5E5E" w14:textId="77777777" w:rsidTr="00E510C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280047" w14:textId="4E05ABFC" w:rsidR="00C97409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  <w:bookmarkStart w:id="10" w:name="_Hlk215431153"/>
            <w:r>
              <w:rPr>
                <w:b/>
                <w:bCs/>
              </w:rPr>
              <w:t>Convex</w:t>
            </w:r>
          </w:p>
          <w:p w14:paraId="21CA8404" w14:textId="3B1058B6" w:rsidR="00C97409" w:rsidRPr="000619D3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  <w:r w:rsidRPr="000619D3">
              <w:rPr>
                <w:noProof/>
              </w:rPr>
              <w:drawing>
                <wp:anchor distT="0" distB="0" distL="114300" distR="114300" simplePos="0" relativeHeight="252056576" behindDoc="0" locked="0" layoutInCell="1" allowOverlap="1" wp14:anchorId="72A09DE6" wp14:editId="16D66975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38735</wp:posOffset>
                  </wp:positionV>
                  <wp:extent cx="1206500" cy="1016000"/>
                  <wp:effectExtent l="0" t="0" r="0" b="0"/>
                  <wp:wrapNone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4855" b="18074"/>
                          <a:stretch/>
                        </pic:blipFill>
                        <pic:spPr bwMode="auto">
                          <a:xfrm>
                            <a:off x="0" y="0"/>
                            <a:ext cx="1206500" cy="101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7620B" w14:textId="77777777" w:rsidR="00C97409" w:rsidRPr="000619D3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</w:p>
          <w:p w14:paraId="74B942F8" w14:textId="77777777" w:rsidR="00C97409" w:rsidRPr="000619D3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</w:p>
          <w:p w14:paraId="024B116B" w14:textId="77777777" w:rsidR="00C97409" w:rsidRPr="000619D3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</w:p>
          <w:p w14:paraId="14E7E9F3" w14:textId="77777777" w:rsidR="00C97409" w:rsidRPr="000619D3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</w:p>
          <w:p w14:paraId="2006CBF9" w14:textId="77777777" w:rsidR="00C97409" w:rsidRPr="000619D3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</w:p>
          <w:p w14:paraId="3FCBDEE2" w14:textId="77777777" w:rsidR="00C97409" w:rsidRPr="000619D3" w:rsidRDefault="00C97409" w:rsidP="00C97409">
            <w:pPr>
              <w:spacing w:line="276" w:lineRule="auto"/>
              <w:rPr>
                <w:b/>
                <w:bCs/>
              </w:rPr>
            </w:pPr>
          </w:p>
          <w:p w14:paraId="0B324C43" w14:textId="77777777" w:rsidR="00C97409" w:rsidRPr="000619D3" w:rsidRDefault="00C97409" w:rsidP="00C97409">
            <w:pPr>
              <w:spacing w:line="276" w:lineRule="auto"/>
            </w:pPr>
            <w:r w:rsidRPr="000619D3">
              <w:t xml:space="preserve">All interior angles less than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</w:p>
          <w:p w14:paraId="725DAEBE" w14:textId="23A456BF" w:rsidR="00C97409" w:rsidRPr="00343657" w:rsidRDefault="00C97409" w:rsidP="00C9740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0619D3">
              <w:t>Diagonals meet inside the quadrilateral.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850A67" w14:textId="3922B8B6" w:rsidR="00C97409" w:rsidRPr="00C97409" w:rsidRDefault="00C97409" w:rsidP="00C97409">
            <w:pPr>
              <w:spacing w:line="276" w:lineRule="auto"/>
              <w:jc w:val="center"/>
              <w:rPr>
                <w:b/>
                <w:bCs/>
              </w:rPr>
            </w:pPr>
            <w:r w:rsidRPr="00C97409">
              <w:rPr>
                <w:b/>
                <w:bCs/>
              </w:rPr>
              <w:t>Non-Convex</w:t>
            </w:r>
          </w:p>
          <w:p w14:paraId="3A986C5F" w14:textId="4AA3AF33" w:rsidR="00C97409" w:rsidRPr="000619D3" w:rsidRDefault="00C97409" w:rsidP="00C97409">
            <w:pPr>
              <w:spacing w:line="276" w:lineRule="auto"/>
              <w:jc w:val="center"/>
            </w:pPr>
            <w:r w:rsidRPr="000619D3">
              <w:rPr>
                <w:noProof/>
              </w:rPr>
              <w:drawing>
                <wp:anchor distT="0" distB="0" distL="114300" distR="114300" simplePos="0" relativeHeight="252057600" behindDoc="0" locked="0" layoutInCell="1" allowOverlap="1" wp14:anchorId="58A51F92" wp14:editId="51B90BAA">
                  <wp:simplePos x="0" y="0"/>
                  <wp:positionH relativeFrom="column">
                    <wp:posOffset>939800</wp:posOffset>
                  </wp:positionH>
                  <wp:positionV relativeFrom="paragraph">
                    <wp:posOffset>40005</wp:posOffset>
                  </wp:positionV>
                  <wp:extent cx="1330244" cy="1206500"/>
                  <wp:effectExtent l="0" t="0" r="3810" b="0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431" r="1846" b="2736"/>
                          <a:stretch/>
                        </pic:blipFill>
                        <pic:spPr bwMode="auto">
                          <a:xfrm>
                            <a:off x="0" y="0"/>
                            <a:ext cx="1330244" cy="120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823B34" w14:textId="77777777" w:rsidR="00C97409" w:rsidRPr="000619D3" w:rsidRDefault="00C97409" w:rsidP="00C97409">
            <w:pPr>
              <w:spacing w:line="276" w:lineRule="auto"/>
            </w:pPr>
          </w:p>
          <w:p w14:paraId="1325E055" w14:textId="77777777" w:rsidR="00C97409" w:rsidRPr="000619D3" w:rsidRDefault="00C97409" w:rsidP="00C97409">
            <w:pPr>
              <w:spacing w:line="276" w:lineRule="auto"/>
              <w:jc w:val="center"/>
            </w:pPr>
          </w:p>
          <w:p w14:paraId="2F1BD753" w14:textId="77777777" w:rsidR="00C97409" w:rsidRPr="000619D3" w:rsidRDefault="00C97409" w:rsidP="00C97409">
            <w:pPr>
              <w:spacing w:line="276" w:lineRule="auto"/>
            </w:pPr>
          </w:p>
          <w:p w14:paraId="5A2058B4" w14:textId="77777777" w:rsidR="00C97409" w:rsidRPr="000619D3" w:rsidRDefault="00C97409" w:rsidP="00C97409">
            <w:pPr>
              <w:spacing w:line="276" w:lineRule="auto"/>
            </w:pPr>
          </w:p>
          <w:p w14:paraId="25F7CB28" w14:textId="77777777" w:rsidR="00C97409" w:rsidRPr="000619D3" w:rsidRDefault="00C97409" w:rsidP="00C97409">
            <w:pPr>
              <w:spacing w:line="276" w:lineRule="auto"/>
            </w:pPr>
          </w:p>
          <w:p w14:paraId="2E39883C" w14:textId="77777777" w:rsidR="00C97409" w:rsidRPr="000619D3" w:rsidRDefault="00C97409" w:rsidP="00C97409">
            <w:pPr>
              <w:spacing w:line="276" w:lineRule="auto"/>
            </w:pPr>
          </w:p>
          <w:p w14:paraId="702C434E" w14:textId="77777777" w:rsidR="00C97409" w:rsidRPr="000619D3" w:rsidRDefault="00C97409" w:rsidP="00C97409">
            <w:pPr>
              <w:spacing w:line="276" w:lineRule="auto"/>
            </w:pPr>
            <w:r>
              <w:t>At least one</w:t>
            </w:r>
            <w:r w:rsidRPr="000619D3">
              <w:t xml:space="preserve"> interior reflex angle (&gt;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  <w:r w:rsidRPr="000619D3">
              <w:t>)</w:t>
            </w:r>
          </w:p>
          <w:p w14:paraId="0F0597C7" w14:textId="6D1EFB8C" w:rsidR="00C97409" w:rsidRPr="00343657" w:rsidRDefault="00C97409" w:rsidP="00C97409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0619D3">
              <w:t xml:space="preserve">Diagonals meet outside the </w:t>
            </w:r>
            <w:r>
              <w:t>quadrilateral</w:t>
            </w:r>
            <w:r w:rsidRPr="000619D3">
              <w:t>.</w:t>
            </w:r>
          </w:p>
        </w:tc>
      </w:tr>
      <w:bookmarkEnd w:id="10"/>
    </w:tbl>
    <w:p w14:paraId="63C713EE" w14:textId="77777777" w:rsidR="00AA15C8" w:rsidRDefault="00AA15C8" w:rsidP="00AA15C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  <w:gridCol w:w="10"/>
      </w:tblGrid>
      <w:tr w:rsidR="00C97409" w:rsidRPr="00273DC4" w14:paraId="40FEC51A" w14:textId="77777777" w:rsidTr="00C97409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739F4AA0" w14:textId="0E4180A1" w:rsidR="00C97409" w:rsidRPr="00CB3521" w:rsidRDefault="00C97409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Convex and Non-Convex Quadrilaterals</w:t>
            </w:r>
          </w:p>
        </w:tc>
      </w:tr>
      <w:tr w:rsidR="00C97409" w:rsidRPr="00297507" w14:paraId="68C9C7E3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10195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AF6530" w14:textId="73A21CA9" w:rsidR="00C97409" w:rsidRPr="00297507" w:rsidRDefault="00C97409" w:rsidP="00C97409">
            <w:pPr>
              <w:spacing w:line="360" w:lineRule="auto"/>
            </w:pPr>
            <w:r w:rsidRPr="000619D3">
              <w:t>Determine whether these quadrilaterals are convex or non-convex</w:t>
            </w:r>
            <w:r>
              <w:t xml:space="preserve"> by drawing the diagonals.</w:t>
            </w:r>
          </w:p>
        </w:tc>
      </w:tr>
      <w:tr w:rsidR="00C97409" w:rsidRPr="00297507" w14:paraId="47D9D189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064D6C" w14:textId="77777777" w:rsidR="00C97409" w:rsidRPr="000619D3" w:rsidRDefault="00C97409" w:rsidP="009819DF">
            <w:pPr>
              <w:numPr>
                <w:ilvl w:val="0"/>
                <w:numId w:val="70"/>
              </w:numPr>
              <w:spacing w:line="276" w:lineRule="auto"/>
              <w:contextualSpacing/>
            </w:pPr>
            <w:r w:rsidRPr="000619D3">
              <w:rPr>
                <w:noProof/>
              </w:rPr>
              <w:drawing>
                <wp:anchor distT="0" distB="0" distL="114300" distR="114300" simplePos="0" relativeHeight="252059648" behindDoc="0" locked="0" layoutInCell="1" allowOverlap="1" wp14:anchorId="4BCB5295" wp14:editId="522C095A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28302</wp:posOffset>
                  </wp:positionV>
                  <wp:extent cx="1442085" cy="1115695"/>
                  <wp:effectExtent l="0" t="0" r="5715" b="8255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7"/>
                          <a:srcRect r="44070" b="61683"/>
                          <a:stretch/>
                        </pic:blipFill>
                        <pic:spPr bwMode="auto">
                          <a:xfrm>
                            <a:off x="0" y="0"/>
                            <a:ext cx="1442085" cy="1115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2CD4E8AD" w14:textId="77777777" w:rsidR="00C97409" w:rsidRPr="000619D3" w:rsidRDefault="00C97409" w:rsidP="00E510CE">
            <w:pPr>
              <w:spacing w:line="276" w:lineRule="auto"/>
            </w:pPr>
          </w:p>
          <w:p w14:paraId="7EEEF06A" w14:textId="77777777" w:rsidR="00C97409" w:rsidRPr="000619D3" w:rsidRDefault="00C97409" w:rsidP="00E510CE">
            <w:pPr>
              <w:spacing w:line="276" w:lineRule="auto"/>
            </w:pPr>
          </w:p>
          <w:p w14:paraId="2F89FBDC" w14:textId="77777777" w:rsidR="00C97409" w:rsidRPr="000619D3" w:rsidRDefault="00C97409" w:rsidP="00E510CE">
            <w:pPr>
              <w:spacing w:line="276" w:lineRule="auto"/>
            </w:pPr>
          </w:p>
          <w:p w14:paraId="5B8FE962" w14:textId="77777777" w:rsidR="00C97409" w:rsidRPr="000619D3" w:rsidRDefault="00C97409" w:rsidP="00E510CE">
            <w:pPr>
              <w:spacing w:line="276" w:lineRule="auto"/>
            </w:pPr>
          </w:p>
          <w:p w14:paraId="3AF932DD" w14:textId="77777777" w:rsidR="00C97409" w:rsidRPr="000619D3" w:rsidRDefault="00C97409" w:rsidP="00E510CE">
            <w:pPr>
              <w:spacing w:line="276" w:lineRule="auto"/>
            </w:pPr>
          </w:p>
          <w:p w14:paraId="05210F19" w14:textId="77777777" w:rsidR="00C97409" w:rsidRPr="000619D3" w:rsidRDefault="00C97409" w:rsidP="00E510CE">
            <w:pPr>
              <w:spacing w:line="276" w:lineRule="auto"/>
            </w:pPr>
          </w:p>
          <w:p w14:paraId="604CD825" w14:textId="77777777" w:rsidR="00C97409" w:rsidRDefault="00C97409" w:rsidP="00E510CE">
            <w:pPr>
              <w:spacing w:line="276" w:lineRule="auto"/>
            </w:pPr>
          </w:p>
          <w:p w14:paraId="7F0CE7C4" w14:textId="1B1B5601" w:rsidR="00C97409" w:rsidRPr="00297507" w:rsidRDefault="00C97409" w:rsidP="00E510CE">
            <w:pPr>
              <w:pStyle w:val="Answer"/>
            </w:pPr>
          </w:p>
        </w:tc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2452B9" w14:textId="2F5F75ED" w:rsidR="00C97409" w:rsidRPr="000619D3" w:rsidRDefault="00C97409" w:rsidP="009819DF">
            <w:pPr>
              <w:numPr>
                <w:ilvl w:val="0"/>
                <w:numId w:val="70"/>
              </w:numPr>
              <w:spacing w:line="276" w:lineRule="auto"/>
              <w:contextualSpacing/>
            </w:pPr>
            <w:r w:rsidRPr="000619D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69E69A47" wp14:editId="0B8C8DFE">
                      <wp:simplePos x="0" y="0"/>
                      <wp:positionH relativeFrom="column">
                        <wp:posOffset>633628</wp:posOffset>
                      </wp:positionH>
                      <wp:positionV relativeFrom="paragraph">
                        <wp:posOffset>91745</wp:posOffset>
                      </wp:positionV>
                      <wp:extent cx="914400" cy="914400"/>
                      <wp:effectExtent l="19050" t="19050" r="19050" b="38100"/>
                      <wp:wrapNone/>
                      <wp:docPr id="83" name="Diamond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diamond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28B78" id="Diamond 83" o:spid="_x0000_s1026" type="#_x0000_t4" style="position:absolute;margin-left:49.9pt;margin-top:7.2pt;width:1in;height:1in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" fillcolor="window" strokecolor="#0070c0" strokeweight="1.5pt"/>
                  </w:pict>
                </mc:Fallback>
              </mc:AlternateContent>
            </w:r>
            <w:r w:rsidRPr="000619D3">
              <w:t xml:space="preserve"> </w:t>
            </w:r>
          </w:p>
          <w:p w14:paraId="65865B3F" w14:textId="16609926" w:rsidR="00C97409" w:rsidRPr="000619D3" w:rsidRDefault="00C97409" w:rsidP="00E510CE">
            <w:pPr>
              <w:spacing w:line="276" w:lineRule="auto"/>
            </w:pPr>
          </w:p>
          <w:p w14:paraId="6E676A22" w14:textId="1212D4AE" w:rsidR="00C97409" w:rsidRPr="000619D3" w:rsidRDefault="00C97409" w:rsidP="00E510CE">
            <w:pPr>
              <w:spacing w:line="276" w:lineRule="auto"/>
            </w:pPr>
          </w:p>
          <w:p w14:paraId="105F89EC" w14:textId="77777777" w:rsidR="00C97409" w:rsidRPr="000619D3" w:rsidRDefault="00C97409" w:rsidP="00E510CE">
            <w:pPr>
              <w:spacing w:line="276" w:lineRule="auto"/>
            </w:pPr>
          </w:p>
          <w:p w14:paraId="3C3AE80B" w14:textId="13112761" w:rsidR="00C97409" w:rsidRPr="000619D3" w:rsidRDefault="00C97409" w:rsidP="00E510CE">
            <w:pPr>
              <w:spacing w:line="276" w:lineRule="auto"/>
            </w:pPr>
          </w:p>
          <w:p w14:paraId="3AE4C883" w14:textId="0F5AF46B" w:rsidR="00C97409" w:rsidRPr="000619D3" w:rsidRDefault="00C97409" w:rsidP="00E510CE">
            <w:pPr>
              <w:spacing w:line="276" w:lineRule="auto"/>
            </w:pPr>
          </w:p>
          <w:p w14:paraId="75ED0D3F" w14:textId="21D7FE47" w:rsidR="00C97409" w:rsidRPr="000619D3" w:rsidRDefault="00C97409" w:rsidP="00E510CE">
            <w:pPr>
              <w:spacing w:line="276" w:lineRule="auto"/>
            </w:pPr>
          </w:p>
          <w:p w14:paraId="22222AEA" w14:textId="77777777" w:rsidR="00C97409" w:rsidRDefault="00C97409" w:rsidP="00E510CE">
            <w:pPr>
              <w:spacing w:line="276" w:lineRule="auto"/>
            </w:pPr>
          </w:p>
          <w:p w14:paraId="13D524C2" w14:textId="02BF252E" w:rsidR="00C97409" w:rsidRPr="00297507" w:rsidRDefault="00C97409" w:rsidP="00E510CE">
            <w:pPr>
              <w:pStyle w:val="Answer"/>
            </w:pPr>
          </w:p>
        </w:tc>
        <w:tc>
          <w:tcPr>
            <w:tcW w:w="339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EFE078" w14:textId="77777777" w:rsidR="00C97409" w:rsidRPr="000619D3" w:rsidRDefault="00C97409" w:rsidP="009819DF">
            <w:pPr>
              <w:numPr>
                <w:ilvl w:val="0"/>
                <w:numId w:val="70"/>
              </w:numPr>
              <w:spacing w:line="276" w:lineRule="auto"/>
              <w:contextualSpacing/>
            </w:pPr>
            <w:bookmarkStart w:id="11" w:name="_Hlk150244190"/>
            <w:r w:rsidRPr="000619D3">
              <w:rPr>
                <w:noProof/>
              </w:rPr>
              <w:drawing>
                <wp:anchor distT="0" distB="0" distL="114300" distR="114300" simplePos="0" relativeHeight="252061696" behindDoc="0" locked="0" layoutInCell="1" allowOverlap="1" wp14:anchorId="4953828F" wp14:editId="23C495A5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129540</wp:posOffset>
                  </wp:positionV>
                  <wp:extent cx="941070" cy="953770"/>
                  <wp:effectExtent l="0" t="0" r="0" b="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7"/>
                          <a:srcRect l="-1" t="70862" r="56134" b="1099"/>
                          <a:stretch/>
                        </pic:blipFill>
                        <pic:spPr bwMode="auto">
                          <a:xfrm>
                            <a:off x="0" y="0"/>
                            <a:ext cx="941070" cy="953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77834C0F" w14:textId="77777777" w:rsidR="00C97409" w:rsidRPr="000619D3" w:rsidRDefault="00C97409" w:rsidP="00E510CE">
            <w:pPr>
              <w:spacing w:line="276" w:lineRule="auto"/>
            </w:pPr>
          </w:p>
          <w:p w14:paraId="0309CE05" w14:textId="77777777" w:rsidR="00C97409" w:rsidRPr="000619D3" w:rsidRDefault="00C97409" w:rsidP="00E510CE">
            <w:pPr>
              <w:spacing w:line="276" w:lineRule="auto"/>
            </w:pPr>
          </w:p>
          <w:p w14:paraId="2A313EF4" w14:textId="77777777" w:rsidR="00C97409" w:rsidRPr="000619D3" w:rsidRDefault="00C97409" w:rsidP="00E510CE">
            <w:pPr>
              <w:spacing w:line="276" w:lineRule="auto"/>
            </w:pPr>
          </w:p>
          <w:p w14:paraId="3E48E5C5" w14:textId="77777777" w:rsidR="00C97409" w:rsidRPr="000619D3" w:rsidRDefault="00C97409" w:rsidP="00E510CE">
            <w:pPr>
              <w:spacing w:line="276" w:lineRule="auto"/>
            </w:pPr>
          </w:p>
          <w:p w14:paraId="0DA379DB" w14:textId="77777777" w:rsidR="00C97409" w:rsidRPr="000619D3" w:rsidRDefault="00C97409" w:rsidP="00E510CE">
            <w:pPr>
              <w:spacing w:line="276" w:lineRule="auto"/>
            </w:pPr>
          </w:p>
          <w:p w14:paraId="53867E61" w14:textId="77777777" w:rsidR="00C97409" w:rsidRPr="000619D3" w:rsidRDefault="00C97409" w:rsidP="00E510CE">
            <w:pPr>
              <w:spacing w:line="276" w:lineRule="auto"/>
            </w:pPr>
            <w:r w:rsidRPr="000619D3">
              <w:t xml:space="preserve"> </w:t>
            </w:r>
          </w:p>
          <w:p w14:paraId="69AB3570" w14:textId="77777777" w:rsidR="00C97409" w:rsidRPr="000619D3" w:rsidRDefault="00C97409" w:rsidP="00E510CE">
            <w:pPr>
              <w:spacing w:line="276" w:lineRule="auto"/>
            </w:pPr>
          </w:p>
          <w:p w14:paraId="682E0099" w14:textId="7A020DC1" w:rsidR="00C97409" w:rsidRPr="00297507" w:rsidRDefault="00C97409" w:rsidP="00E510CE">
            <w:pPr>
              <w:pStyle w:val="Answer"/>
            </w:pPr>
          </w:p>
        </w:tc>
      </w:tr>
      <w:tr w:rsidR="00C97409" w:rsidRPr="00297507" w14:paraId="7118C8E4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485A73" w14:textId="77777777" w:rsidR="00C97409" w:rsidRPr="000619D3" w:rsidRDefault="00C97409" w:rsidP="009819DF">
            <w:pPr>
              <w:numPr>
                <w:ilvl w:val="0"/>
                <w:numId w:val="70"/>
              </w:numPr>
              <w:spacing w:line="276" w:lineRule="auto"/>
              <w:contextualSpacing/>
            </w:pPr>
            <w:r w:rsidRPr="000619D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47ADB1C8" wp14:editId="6D8A3380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150495</wp:posOffset>
                      </wp:positionV>
                      <wp:extent cx="1258570" cy="671195"/>
                      <wp:effectExtent l="19050" t="0" r="36830" b="14605"/>
                      <wp:wrapNone/>
                      <wp:docPr id="82" name="Parallelogram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8570" cy="671195"/>
                              </a:xfrm>
                              <a:prstGeom prst="parallelogram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13B97" id="Parallelogram 82" o:spid="_x0000_s1026" type="#_x0000_t7" style="position:absolute;margin-left:27.85pt;margin-top:11.85pt;width:99.1pt;height:52.8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" adj="2880" fillcolor="window" strokecolor="#0070c0" strokeweight="1.5pt"/>
                  </w:pict>
                </mc:Fallback>
              </mc:AlternateContent>
            </w:r>
            <w:r w:rsidRPr="000619D3">
              <w:t xml:space="preserve"> </w:t>
            </w:r>
          </w:p>
          <w:p w14:paraId="14C2B3EA" w14:textId="77777777" w:rsidR="00C97409" w:rsidRPr="000619D3" w:rsidRDefault="00C97409" w:rsidP="00E510CE">
            <w:pPr>
              <w:spacing w:line="276" w:lineRule="auto"/>
            </w:pPr>
          </w:p>
          <w:p w14:paraId="0C7CCC16" w14:textId="77777777" w:rsidR="00C97409" w:rsidRPr="000619D3" w:rsidRDefault="00C97409" w:rsidP="00E510CE">
            <w:pPr>
              <w:spacing w:line="276" w:lineRule="auto"/>
            </w:pPr>
          </w:p>
          <w:p w14:paraId="2AAE24B0" w14:textId="77777777" w:rsidR="00C97409" w:rsidRPr="000619D3" w:rsidRDefault="00C97409" w:rsidP="00E510CE">
            <w:pPr>
              <w:spacing w:line="276" w:lineRule="auto"/>
            </w:pPr>
          </w:p>
          <w:p w14:paraId="75C22C5B" w14:textId="77777777" w:rsidR="00C97409" w:rsidRPr="000619D3" w:rsidRDefault="00C97409" w:rsidP="00E510CE">
            <w:pPr>
              <w:spacing w:line="276" w:lineRule="auto"/>
            </w:pPr>
          </w:p>
          <w:p w14:paraId="352C96A5" w14:textId="77777777" w:rsidR="00C97409" w:rsidRPr="000619D3" w:rsidRDefault="00C97409" w:rsidP="00E510CE">
            <w:pPr>
              <w:spacing w:line="276" w:lineRule="auto"/>
            </w:pPr>
          </w:p>
          <w:p w14:paraId="0A9C0DE3" w14:textId="77777777" w:rsidR="00C97409" w:rsidRDefault="00C97409" w:rsidP="00E510CE">
            <w:pPr>
              <w:spacing w:line="276" w:lineRule="auto"/>
            </w:pPr>
          </w:p>
          <w:p w14:paraId="1FCD7E0E" w14:textId="77777777" w:rsidR="00C97409" w:rsidRDefault="00C97409" w:rsidP="00E510CE">
            <w:pPr>
              <w:spacing w:line="276" w:lineRule="auto"/>
            </w:pPr>
          </w:p>
          <w:p w14:paraId="2969A898" w14:textId="494C576C" w:rsidR="00C97409" w:rsidRPr="00297507" w:rsidRDefault="00C97409" w:rsidP="00E510CE">
            <w:pPr>
              <w:pStyle w:val="Answer"/>
            </w:pPr>
          </w:p>
        </w:tc>
        <w:tc>
          <w:tcPr>
            <w:tcW w:w="33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7589F6" w14:textId="30C5C86F" w:rsidR="00C97409" w:rsidRPr="000619D3" w:rsidRDefault="00C97409" w:rsidP="009819DF">
            <w:pPr>
              <w:numPr>
                <w:ilvl w:val="0"/>
                <w:numId w:val="70"/>
              </w:numPr>
              <w:spacing w:line="276" w:lineRule="auto"/>
              <w:contextualSpacing/>
            </w:pPr>
            <w:r w:rsidRPr="000619D3">
              <w:t xml:space="preserve"> </w:t>
            </w:r>
          </w:p>
          <w:p w14:paraId="193A8BCB" w14:textId="1C629C4B" w:rsidR="00C97409" w:rsidRPr="000619D3" w:rsidRDefault="00C97409" w:rsidP="00E510CE">
            <w:pPr>
              <w:spacing w:line="276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60672" behindDoc="0" locked="0" layoutInCell="1" allowOverlap="1" wp14:anchorId="7E6F98C2" wp14:editId="72E2C6E6">
                  <wp:simplePos x="0" y="0"/>
                  <wp:positionH relativeFrom="column">
                    <wp:posOffset>163551</wp:posOffset>
                  </wp:positionH>
                  <wp:positionV relativeFrom="paragraph">
                    <wp:posOffset>106020</wp:posOffset>
                  </wp:positionV>
                  <wp:extent cx="1779270" cy="815975"/>
                  <wp:effectExtent l="0" t="0" r="0" b="3175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7"/>
                          <a:srcRect l="-1" t="41124" r="3107" b="30837"/>
                          <a:stretch/>
                        </pic:blipFill>
                        <pic:spPr bwMode="auto">
                          <a:xfrm>
                            <a:off x="0" y="0"/>
                            <a:ext cx="1779270" cy="815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11B406" w14:textId="77777777" w:rsidR="00C97409" w:rsidRPr="000619D3" w:rsidRDefault="00C97409" w:rsidP="00E510CE">
            <w:pPr>
              <w:spacing w:line="276" w:lineRule="auto"/>
            </w:pPr>
          </w:p>
          <w:p w14:paraId="20343CBF" w14:textId="77777777" w:rsidR="00C97409" w:rsidRPr="000619D3" w:rsidRDefault="00C97409" w:rsidP="00E510CE">
            <w:pPr>
              <w:spacing w:line="276" w:lineRule="auto"/>
            </w:pPr>
          </w:p>
          <w:p w14:paraId="0F0B3AE4" w14:textId="77777777" w:rsidR="00C97409" w:rsidRPr="000619D3" w:rsidRDefault="00C97409" w:rsidP="00E510CE">
            <w:pPr>
              <w:spacing w:line="276" w:lineRule="auto"/>
            </w:pPr>
          </w:p>
          <w:p w14:paraId="3CDEE597" w14:textId="43F09AFA" w:rsidR="00C97409" w:rsidRPr="000619D3" w:rsidRDefault="00C97409" w:rsidP="00E510CE">
            <w:pPr>
              <w:spacing w:line="276" w:lineRule="auto"/>
            </w:pPr>
          </w:p>
          <w:p w14:paraId="4E1AA480" w14:textId="77777777" w:rsidR="00C97409" w:rsidRPr="000619D3" w:rsidRDefault="00C97409" w:rsidP="00E510CE">
            <w:pPr>
              <w:spacing w:line="276" w:lineRule="auto"/>
            </w:pPr>
          </w:p>
          <w:p w14:paraId="6F25A9C0" w14:textId="77777777" w:rsidR="00C97409" w:rsidRDefault="00C97409" w:rsidP="00E510CE">
            <w:pPr>
              <w:spacing w:line="276" w:lineRule="auto"/>
            </w:pPr>
          </w:p>
          <w:p w14:paraId="12EE1022" w14:textId="10C29F0E" w:rsidR="00C97409" w:rsidRPr="00297507" w:rsidRDefault="00C97409" w:rsidP="00E510CE">
            <w:pPr>
              <w:pStyle w:val="Answer"/>
            </w:pPr>
          </w:p>
        </w:tc>
        <w:tc>
          <w:tcPr>
            <w:tcW w:w="339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ED92AF" w14:textId="7E924B5E" w:rsidR="00C97409" w:rsidRPr="000619D3" w:rsidRDefault="00C97409" w:rsidP="009819DF">
            <w:pPr>
              <w:numPr>
                <w:ilvl w:val="0"/>
                <w:numId w:val="70"/>
              </w:numPr>
              <w:spacing w:line="276" w:lineRule="auto"/>
              <w:contextualSpacing/>
            </w:pPr>
            <w:r w:rsidRPr="000619D3">
              <w:rPr>
                <w:noProof/>
              </w:rPr>
              <w:drawing>
                <wp:anchor distT="0" distB="0" distL="114300" distR="114300" simplePos="0" relativeHeight="252065792" behindDoc="0" locked="0" layoutInCell="1" allowOverlap="1" wp14:anchorId="1F460D8C" wp14:editId="385B07AA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61290</wp:posOffset>
                  </wp:positionV>
                  <wp:extent cx="999490" cy="1162050"/>
                  <wp:effectExtent l="0" t="0" r="0" b="0"/>
                  <wp:wrapNone/>
                  <wp:docPr id="54130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306241" name=""/>
                          <pic:cNvPicPr/>
                        </pic:nvPicPr>
                        <pic:blipFill rotWithShape="1">
                          <a:blip r:embed="rId118"/>
                          <a:srcRect l="4248" r="81132" b="8751"/>
                          <a:stretch/>
                        </pic:blipFill>
                        <pic:spPr bwMode="auto">
                          <a:xfrm>
                            <a:off x="0" y="0"/>
                            <a:ext cx="999490" cy="1162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22213578" w14:textId="4D0B6EC5" w:rsidR="00C97409" w:rsidRPr="000619D3" w:rsidRDefault="00C97409" w:rsidP="00E510CE">
            <w:pPr>
              <w:spacing w:line="276" w:lineRule="auto"/>
            </w:pPr>
          </w:p>
          <w:p w14:paraId="6F0CF3AA" w14:textId="69903C8B" w:rsidR="00C97409" w:rsidRPr="000619D3" w:rsidRDefault="00C97409" w:rsidP="00E510CE">
            <w:pPr>
              <w:spacing w:line="276" w:lineRule="auto"/>
            </w:pPr>
          </w:p>
          <w:p w14:paraId="5EECAE00" w14:textId="77777777" w:rsidR="00C97409" w:rsidRPr="000619D3" w:rsidRDefault="00C97409" w:rsidP="00E510CE">
            <w:pPr>
              <w:spacing w:line="276" w:lineRule="auto"/>
            </w:pPr>
          </w:p>
          <w:p w14:paraId="38DC2FE9" w14:textId="77777777" w:rsidR="00C97409" w:rsidRPr="000619D3" w:rsidRDefault="00C97409" w:rsidP="00E510CE">
            <w:pPr>
              <w:spacing w:line="276" w:lineRule="auto"/>
            </w:pPr>
          </w:p>
          <w:p w14:paraId="7226C56C" w14:textId="77777777" w:rsidR="00C97409" w:rsidRPr="000619D3" w:rsidRDefault="00C97409" w:rsidP="00E510CE">
            <w:pPr>
              <w:spacing w:line="276" w:lineRule="auto"/>
            </w:pPr>
          </w:p>
          <w:p w14:paraId="5470C0E3" w14:textId="77777777" w:rsidR="00C97409" w:rsidRPr="000619D3" w:rsidRDefault="00C97409" w:rsidP="00E510CE">
            <w:pPr>
              <w:spacing w:line="276" w:lineRule="auto"/>
            </w:pPr>
            <w:r w:rsidRPr="000619D3">
              <w:t xml:space="preserve"> </w:t>
            </w:r>
          </w:p>
          <w:p w14:paraId="04A499AA" w14:textId="77777777" w:rsidR="00C97409" w:rsidRPr="000619D3" w:rsidRDefault="00C97409" w:rsidP="00E510CE">
            <w:pPr>
              <w:spacing w:line="276" w:lineRule="auto"/>
            </w:pPr>
          </w:p>
          <w:p w14:paraId="39A7B007" w14:textId="3BD6A039" w:rsidR="00C97409" w:rsidRPr="00297507" w:rsidRDefault="00C97409" w:rsidP="00E510CE">
            <w:pPr>
              <w:pStyle w:val="Answer"/>
            </w:pPr>
          </w:p>
        </w:tc>
      </w:tr>
      <w:bookmarkEnd w:id="11"/>
    </w:tbl>
    <w:p w14:paraId="67F94B96" w14:textId="77777777" w:rsidR="00AA15C8" w:rsidRDefault="00AA15C8" w:rsidP="00AA15C8"/>
    <w:p w14:paraId="5D3C4A9D" w14:textId="77777777" w:rsidR="00AA15C8" w:rsidRDefault="00AA15C8" w:rsidP="00AA15C8"/>
    <w:p w14:paraId="4C7A8794" w14:textId="77777777" w:rsidR="00AA15C8" w:rsidRDefault="00AA15C8" w:rsidP="00AA15C8"/>
    <w:p w14:paraId="65AC8BA2" w14:textId="77777777" w:rsidR="00AA15C8" w:rsidRDefault="00AA15C8" w:rsidP="00AA15C8"/>
    <w:p w14:paraId="68C0C0D9" w14:textId="77777777" w:rsidR="00AA15C8" w:rsidRDefault="00AA15C8" w:rsidP="00AA15C8"/>
    <w:p w14:paraId="0555EB05" w14:textId="77777777" w:rsidR="00AA15C8" w:rsidRDefault="00AA15C8" w:rsidP="00AA15C8"/>
    <w:p w14:paraId="628592F8" w14:textId="77777777" w:rsidR="00AA15C8" w:rsidRDefault="00AA15C8" w:rsidP="00AA15C8"/>
    <w:p w14:paraId="4EBC5864" w14:textId="77777777" w:rsidR="00AA15C8" w:rsidRDefault="00AA15C8" w:rsidP="00AA15C8"/>
    <w:p w14:paraId="1F28BE23" w14:textId="77777777" w:rsidR="00AA15C8" w:rsidRDefault="00AA15C8" w:rsidP="00AA15C8"/>
    <w:p w14:paraId="6A40A505" w14:textId="77777777" w:rsidR="00AA15C8" w:rsidRDefault="00AA15C8" w:rsidP="00AA15C8"/>
    <w:p w14:paraId="6653C02E" w14:textId="54D4A5E1" w:rsidR="00AA15C8" w:rsidRDefault="00C97409" w:rsidP="00C97409">
      <w:pPr>
        <w:pStyle w:val="Heading1"/>
      </w:pPr>
      <w:r>
        <w:lastRenderedPageBreak/>
        <w:t>Properties of Special Quadrilaterals</w:t>
      </w:r>
    </w:p>
    <w:p w14:paraId="50424802" w14:textId="77777777" w:rsidR="00AA15C8" w:rsidRPr="00C97409" w:rsidRDefault="00AA15C8" w:rsidP="00AA15C8">
      <w:pPr>
        <w:rPr>
          <w:sz w:val="12"/>
          <w:szCs w:val="12"/>
        </w:rPr>
      </w:pPr>
    </w:p>
    <w:tbl>
      <w:tblPr>
        <w:tblStyle w:val="TableGrid"/>
        <w:tblW w:w="1022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3172"/>
        <w:gridCol w:w="3148"/>
        <w:gridCol w:w="17"/>
      </w:tblGrid>
      <w:tr w:rsidR="00C97409" w:rsidRPr="00273DC4" w14:paraId="21F9ABCD" w14:textId="77777777" w:rsidTr="00C97409">
        <w:trPr>
          <w:trHeight w:val="507"/>
        </w:trPr>
        <w:tc>
          <w:tcPr>
            <w:tcW w:w="10225" w:type="dxa"/>
            <w:gridSpan w:val="4"/>
            <w:shd w:val="clear" w:color="auto" w:fill="FEE0E0" w:themeFill="accent3" w:themeFillTint="33"/>
            <w:vAlign w:val="center"/>
          </w:tcPr>
          <w:p w14:paraId="16F722AB" w14:textId="39F56A02" w:rsidR="00C97409" w:rsidRPr="00273DC4" w:rsidRDefault="00C97409" w:rsidP="009819DF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15417675"/>
            <w:bookmarkStart w:id="13" w:name="_Hlk202619034"/>
            <w:bookmarkStart w:id="14" w:name="_Hlk206244942"/>
            <w:bookmarkStart w:id="15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Properties of Special Quadrilaterals</w:t>
            </w:r>
          </w:p>
        </w:tc>
      </w:tr>
      <w:tr w:rsidR="00C97409" w:rsidRPr="00343657" w14:paraId="0394E1A1" w14:textId="77777777" w:rsidTr="00C97409">
        <w:trPr>
          <w:trHeight w:val="2806"/>
        </w:trPr>
        <w:tc>
          <w:tcPr>
            <w:tcW w:w="10225" w:type="dxa"/>
            <w:gridSpan w:val="4"/>
            <w:tcBorders>
              <w:bottom w:val="nil"/>
            </w:tcBorders>
          </w:tcPr>
          <w:p w14:paraId="28BEFD04" w14:textId="77777777" w:rsidR="00C97409" w:rsidRDefault="00C97409" w:rsidP="00E510C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16" w:name="_Hlk202622705"/>
            <w:r w:rsidRPr="00C97409">
              <w:rPr>
                <w:rFonts w:asciiTheme="majorHAnsi" w:hAnsiTheme="majorHAnsi" w:cstheme="majorHAnsi"/>
                <w:b/>
                <w:bCs/>
              </w:rPr>
              <w:t>Adjacent</w:t>
            </w:r>
            <w:r>
              <w:rPr>
                <w:rFonts w:asciiTheme="majorHAnsi" w:hAnsiTheme="majorHAnsi" w:cstheme="majorHAnsi"/>
              </w:rPr>
              <w:t xml:space="preserve"> means next to. </w:t>
            </w:r>
            <w:r w:rsidRPr="00C97409">
              <w:rPr>
                <w:rFonts w:asciiTheme="majorHAnsi" w:hAnsiTheme="majorHAnsi" w:cstheme="majorHAnsi"/>
                <w:b/>
                <w:bCs/>
              </w:rPr>
              <w:t>Bisect</w:t>
            </w:r>
            <w:r>
              <w:rPr>
                <w:rFonts w:asciiTheme="majorHAnsi" w:hAnsiTheme="majorHAnsi" w:cstheme="majorHAnsi"/>
              </w:rPr>
              <w:t xml:space="preserve"> means cut into two equal parts.</w:t>
            </w:r>
          </w:p>
          <w:p w14:paraId="572B379F" w14:textId="77777777" w:rsidR="00C97409" w:rsidRDefault="00C97409" w:rsidP="00C97409">
            <w:pPr>
              <w:spacing w:after="100"/>
            </w:pPr>
            <w:r w:rsidRPr="000619D3">
              <w:t>Using the notation on the diagrams,</w:t>
            </w:r>
            <w:r>
              <w:t xml:space="preserve"> or the GeoGebra links,</w:t>
            </w:r>
            <w:r w:rsidRPr="000619D3">
              <w:t xml:space="preserve"> fill in the table.</w:t>
            </w:r>
          </w:p>
          <w:p w14:paraId="3001C5E6" w14:textId="77777777" w:rsidR="00C97409" w:rsidRPr="00D6266E" w:rsidRDefault="00C97409" w:rsidP="009819D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b/>
                <w:bCs/>
                <w:color w:val="44546A" w:themeColor="text2"/>
              </w:rPr>
            </w:pPr>
            <w:r w:rsidRPr="00E05DDE">
              <w:rPr>
                <w:color w:val="44546A" w:themeColor="text2"/>
              </w:rPr>
              <w:t>Properties of a Square:</w:t>
            </w:r>
            <w:r w:rsidRPr="00E05DDE">
              <w:rPr>
                <w:b/>
                <w:bCs/>
                <w:color w:val="44546A" w:themeColor="text2"/>
              </w:rPr>
              <w:tab/>
            </w:r>
            <w:r w:rsidRPr="00E05DDE">
              <w:rPr>
                <w:b/>
                <w:bCs/>
                <w:color w:val="44546A" w:themeColor="text2"/>
              </w:rPr>
              <w:tab/>
            </w:r>
            <w:r w:rsidRPr="00D6266E">
              <w:rPr>
                <w:b/>
                <w:bCs/>
                <w:color w:val="44546A" w:themeColor="text2"/>
              </w:rPr>
              <w:tab/>
            </w:r>
            <w:hyperlink r:id="rId119" w:history="1">
              <w:r w:rsidRPr="00D6266E">
                <w:rPr>
                  <w:rStyle w:val="Hyperlink"/>
                  <w:color w:val="44546A" w:themeColor="text2"/>
                  <w:u w:val="none"/>
                </w:rPr>
                <w:t>https://www.geogebra.org/m/xq7pbnpe</w:t>
              </w:r>
            </w:hyperlink>
          </w:p>
          <w:p w14:paraId="4F11DB0D" w14:textId="77777777" w:rsidR="00C97409" w:rsidRPr="00D6266E" w:rsidRDefault="00C97409" w:rsidP="009819D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b/>
                <w:bCs/>
                <w:color w:val="44546A" w:themeColor="text2"/>
              </w:rPr>
            </w:pPr>
            <w:r w:rsidRPr="00D6266E">
              <w:rPr>
                <w:color w:val="44546A" w:themeColor="text2"/>
              </w:rPr>
              <w:t>Properties of a Rectangle:</w:t>
            </w:r>
            <w:r w:rsidRPr="00D6266E">
              <w:rPr>
                <w:b/>
                <w:bCs/>
                <w:color w:val="44546A" w:themeColor="text2"/>
              </w:rPr>
              <w:tab/>
            </w:r>
            <w:r w:rsidRPr="00D6266E">
              <w:rPr>
                <w:b/>
                <w:bCs/>
                <w:color w:val="44546A" w:themeColor="text2"/>
              </w:rPr>
              <w:tab/>
            </w:r>
            <w:hyperlink r:id="rId120" w:history="1">
              <w:r w:rsidRPr="00D6266E">
                <w:rPr>
                  <w:rStyle w:val="Hyperlink"/>
                  <w:color w:val="44546A" w:themeColor="text2"/>
                  <w:u w:val="none"/>
                </w:rPr>
                <w:t>https://www.geogebra.org/m/axwkzwq6</w:t>
              </w:r>
            </w:hyperlink>
          </w:p>
          <w:p w14:paraId="7B0D5B09" w14:textId="77777777" w:rsidR="00C97409" w:rsidRPr="00D6266E" w:rsidRDefault="00C97409" w:rsidP="009819D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b/>
                <w:bCs/>
                <w:color w:val="44546A" w:themeColor="text2"/>
              </w:rPr>
            </w:pPr>
            <w:r w:rsidRPr="00D6266E">
              <w:rPr>
                <w:color w:val="44546A" w:themeColor="text2"/>
              </w:rPr>
              <w:t>Properties of a Rhombus:</w:t>
            </w:r>
            <w:r w:rsidRPr="00D6266E">
              <w:rPr>
                <w:b/>
                <w:bCs/>
                <w:color w:val="44546A" w:themeColor="text2"/>
              </w:rPr>
              <w:tab/>
            </w:r>
            <w:r w:rsidRPr="00D6266E">
              <w:rPr>
                <w:b/>
                <w:bCs/>
                <w:color w:val="44546A" w:themeColor="text2"/>
              </w:rPr>
              <w:tab/>
            </w:r>
            <w:hyperlink r:id="rId121" w:history="1">
              <w:r w:rsidRPr="00D6266E">
                <w:rPr>
                  <w:rStyle w:val="Hyperlink"/>
                  <w:color w:val="44546A" w:themeColor="text2"/>
                  <w:u w:val="none"/>
                </w:rPr>
                <w:t>https://www.geogebra.org/m/wtu2b73s</w:t>
              </w:r>
            </w:hyperlink>
          </w:p>
          <w:p w14:paraId="4A6A55E4" w14:textId="2D0B0D62" w:rsidR="00C97409" w:rsidRPr="00D6266E" w:rsidRDefault="00C97409" w:rsidP="009819D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b/>
                <w:bCs/>
                <w:color w:val="44546A" w:themeColor="text2"/>
              </w:rPr>
            </w:pPr>
            <w:r w:rsidRPr="00D6266E">
              <w:rPr>
                <w:color w:val="44546A" w:themeColor="text2"/>
              </w:rPr>
              <w:t>Properties of a Parallelogram:</w:t>
            </w:r>
            <w:r w:rsidRPr="00D6266E">
              <w:rPr>
                <w:b/>
                <w:bCs/>
                <w:color w:val="44546A" w:themeColor="text2"/>
              </w:rPr>
              <w:tab/>
            </w:r>
            <w:hyperlink r:id="rId122" w:history="1">
              <w:r w:rsidRPr="00D6266E">
                <w:rPr>
                  <w:rStyle w:val="Hyperlink"/>
                  <w:color w:val="44546A" w:themeColor="text2"/>
                  <w:u w:val="none"/>
                </w:rPr>
                <w:t>https://www.geogebra.org/m/gmhdqgbn</w:t>
              </w:r>
            </w:hyperlink>
          </w:p>
          <w:p w14:paraId="23FB3FE5" w14:textId="3DE8C675" w:rsidR="00C97409" w:rsidRPr="00C97409" w:rsidRDefault="00C97409" w:rsidP="009819D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Theme="majorHAnsi" w:hAnsiTheme="majorHAnsi" w:cstheme="majorHAnsi"/>
              </w:rPr>
            </w:pPr>
            <w:r w:rsidRPr="00D6266E">
              <w:rPr>
                <w:color w:val="44546A" w:themeColor="text2"/>
              </w:rPr>
              <w:t>Properties of a Parallelogram:</w:t>
            </w:r>
            <w:r w:rsidRPr="00D6266E">
              <w:rPr>
                <w:color w:val="44546A" w:themeColor="text2"/>
              </w:rPr>
              <w:tab/>
            </w:r>
            <w:hyperlink r:id="rId123" w:history="1">
              <w:r w:rsidRPr="00D6266E">
                <w:rPr>
                  <w:rStyle w:val="Hyperlink"/>
                  <w:color w:val="44546A" w:themeColor="text2"/>
                  <w:u w:val="none"/>
                </w:rPr>
                <w:t>https://www.geogebra.org/m/qem8ddkv</w:t>
              </w:r>
            </w:hyperlink>
          </w:p>
          <w:p w14:paraId="43A97B80" w14:textId="77777777" w:rsidR="00C97409" w:rsidRPr="00C97409" w:rsidRDefault="00C97409" w:rsidP="009819D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Theme="majorHAnsi" w:hAnsiTheme="majorHAnsi" w:cstheme="majorHAnsi"/>
              </w:rPr>
            </w:pPr>
            <w:r w:rsidRPr="00D6266E">
              <w:rPr>
                <w:color w:val="44546A" w:themeColor="text2"/>
              </w:rPr>
              <w:t>Properties of a Trapezium:</w:t>
            </w:r>
            <w:r w:rsidRPr="00D6266E">
              <w:rPr>
                <w:color w:val="44546A" w:themeColor="text2"/>
              </w:rPr>
              <w:tab/>
            </w:r>
            <w:r w:rsidRPr="00D6266E">
              <w:rPr>
                <w:b/>
                <w:bCs/>
                <w:color w:val="44546A" w:themeColor="text2"/>
              </w:rPr>
              <w:tab/>
            </w:r>
            <w:hyperlink r:id="rId124" w:history="1">
              <w:r w:rsidRPr="00D6266E">
                <w:rPr>
                  <w:rStyle w:val="Hyperlink"/>
                  <w:color w:val="44546A" w:themeColor="text2"/>
                  <w:u w:val="none"/>
                </w:rPr>
                <w:t>https://www.geogebra.org/m/h2kxb78k</w:t>
              </w:r>
            </w:hyperlink>
          </w:p>
          <w:p w14:paraId="02409B5D" w14:textId="71F375CD" w:rsidR="00C97409" w:rsidRPr="00C97409" w:rsidRDefault="00C97409" w:rsidP="00C97409">
            <w:pPr>
              <w:rPr>
                <w:rFonts w:asciiTheme="majorHAnsi" w:hAnsiTheme="majorHAnsi" w:cstheme="majorHAnsi"/>
              </w:rPr>
            </w:pPr>
          </w:p>
        </w:tc>
      </w:tr>
      <w:bookmarkEnd w:id="12"/>
      <w:bookmarkEnd w:id="13"/>
      <w:bookmarkEnd w:id="14"/>
      <w:bookmarkEnd w:id="15"/>
      <w:bookmarkEnd w:id="16"/>
      <w:tr w:rsidR="00C97409" w:rsidRPr="00C4424B" w14:paraId="3C7D248D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7" w:type="dxa"/>
          <w:trHeight w:val="2474"/>
        </w:trPr>
        <w:tc>
          <w:tcPr>
            <w:tcW w:w="379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73B357" w14:textId="77777777" w:rsidR="00C97409" w:rsidRPr="00C4424B" w:rsidRDefault="00C97409" w:rsidP="00E510CE">
            <w:pPr>
              <w:jc w:val="center"/>
            </w:pPr>
            <w:r w:rsidRPr="000619D3">
              <w:rPr>
                <w:b/>
                <w:bCs/>
                <w:noProof/>
              </w:rPr>
              <w:drawing>
                <wp:anchor distT="0" distB="0" distL="114300" distR="114300" simplePos="0" relativeHeight="252067840" behindDoc="0" locked="0" layoutInCell="1" allowOverlap="1" wp14:anchorId="3F9C448C" wp14:editId="29D637C5">
                  <wp:simplePos x="0" y="0"/>
                  <wp:positionH relativeFrom="column">
                    <wp:posOffset>596112</wp:posOffset>
                  </wp:positionH>
                  <wp:positionV relativeFrom="paragraph">
                    <wp:posOffset>324790</wp:posOffset>
                  </wp:positionV>
                  <wp:extent cx="1045438" cy="1025525"/>
                  <wp:effectExtent l="0" t="0" r="2540" b="3175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438" cy="102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rPr>
                <w:b/>
                <w:bCs/>
              </w:rPr>
              <w:t>Square</w:t>
            </w:r>
          </w:p>
        </w:tc>
        <w:tc>
          <w:tcPr>
            <w:tcW w:w="322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B40CB0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  <w:r w:rsidRPr="000619D3">
              <w:rPr>
                <w:b/>
                <w:bCs/>
              </w:rPr>
              <w:t>Rectangle</w:t>
            </w:r>
          </w:p>
          <w:p w14:paraId="4B578DFC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  <w:r w:rsidRPr="000619D3">
              <w:rPr>
                <w:b/>
                <w:bCs/>
                <w:noProof/>
              </w:rPr>
              <w:drawing>
                <wp:anchor distT="0" distB="0" distL="114300" distR="114300" simplePos="0" relativeHeight="252068864" behindDoc="0" locked="0" layoutInCell="1" allowOverlap="1" wp14:anchorId="0A0DF2D6" wp14:editId="01A329F4">
                  <wp:simplePos x="0" y="0"/>
                  <wp:positionH relativeFrom="column">
                    <wp:posOffset>-39751</wp:posOffset>
                  </wp:positionH>
                  <wp:positionV relativeFrom="paragraph">
                    <wp:posOffset>150800</wp:posOffset>
                  </wp:positionV>
                  <wp:extent cx="1955165" cy="1024255"/>
                  <wp:effectExtent l="0" t="0" r="6985" b="4445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165" cy="102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EED269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7D0B0C7D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2BEB0B7A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732408BB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486FDDBA" w14:textId="77777777" w:rsidR="00C97409" w:rsidRPr="00C4424B" w:rsidRDefault="00C97409" w:rsidP="00E510CE"/>
        </w:tc>
        <w:tc>
          <w:tcPr>
            <w:tcW w:w="319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9A02B6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  <w:r w:rsidRPr="000619D3">
              <w:rPr>
                <w:b/>
                <w:bCs/>
              </w:rPr>
              <w:t>Rhombus</w:t>
            </w:r>
          </w:p>
          <w:p w14:paraId="5D66C74C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  <w:r w:rsidRPr="000619D3">
              <w:rPr>
                <w:b/>
                <w:bCs/>
                <w:noProof/>
              </w:rPr>
              <w:drawing>
                <wp:anchor distT="0" distB="0" distL="114300" distR="114300" simplePos="0" relativeHeight="252069888" behindDoc="0" locked="0" layoutInCell="1" allowOverlap="1" wp14:anchorId="611967A6" wp14:editId="19FE4E17">
                  <wp:simplePos x="0" y="0"/>
                  <wp:positionH relativeFrom="column">
                    <wp:posOffset>-48793</wp:posOffset>
                  </wp:positionH>
                  <wp:positionV relativeFrom="paragraph">
                    <wp:posOffset>86284</wp:posOffset>
                  </wp:positionV>
                  <wp:extent cx="1980612" cy="1046073"/>
                  <wp:effectExtent l="0" t="0" r="635" b="1905"/>
                  <wp:wrapNone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54" cy="104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F89DE1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3ECD9076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6F2BE2E5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01AC57D7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4BB29544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1D153A75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5270626F" w14:textId="77777777" w:rsidR="00C97409" w:rsidRPr="00C4424B" w:rsidRDefault="00C97409" w:rsidP="00E510CE"/>
        </w:tc>
      </w:tr>
      <w:tr w:rsidR="00C97409" w:rsidRPr="00C4424B" w14:paraId="4B129D18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7" w:type="dxa"/>
          <w:trHeight w:val="2463"/>
        </w:trPr>
        <w:tc>
          <w:tcPr>
            <w:tcW w:w="379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F0021A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  <w:r w:rsidRPr="000619D3">
              <w:rPr>
                <w:b/>
                <w:bCs/>
              </w:rPr>
              <w:t>Parallelogram</w:t>
            </w:r>
          </w:p>
          <w:p w14:paraId="3D8D60DC" w14:textId="77777777" w:rsidR="00C97409" w:rsidRPr="00C4424B" w:rsidRDefault="00C97409" w:rsidP="00E510CE">
            <w:r w:rsidRPr="000619D3">
              <w:rPr>
                <w:b/>
                <w:bCs/>
                <w:noProof/>
              </w:rPr>
              <w:drawing>
                <wp:anchor distT="0" distB="0" distL="114300" distR="114300" simplePos="0" relativeHeight="252070912" behindDoc="0" locked="0" layoutInCell="1" allowOverlap="1" wp14:anchorId="69F23C01" wp14:editId="0CF4F09F">
                  <wp:simplePos x="0" y="0"/>
                  <wp:positionH relativeFrom="column">
                    <wp:posOffset>14127</wp:posOffset>
                  </wp:positionH>
                  <wp:positionV relativeFrom="paragraph">
                    <wp:posOffset>213360</wp:posOffset>
                  </wp:positionV>
                  <wp:extent cx="2042160" cy="874553"/>
                  <wp:effectExtent l="0" t="0" r="0" b="1905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87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2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C9A159" w14:textId="77777777" w:rsidR="00C97409" w:rsidRPr="00C4424B" w:rsidRDefault="00C97409" w:rsidP="00E510CE">
            <w:pPr>
              <w:jc w:val="center"/>
            </w:pPr>
            <w:r w:rsidRPr="000619D3">
              <w:rPr>
                <w:b/>
                <w:bCs/>
                <w:noProof/>
              </w:rPr>
              <w:drawing>
                <wp:anchor distT="0" distB="0" distL="114300" distR="114300" simplePos="0" relativeHeight="252071936" behindDoc="0" locked="0" layoutInCell="1" allowOverlap="1" wp14:anchorId="2BBFB9B6" wp14:editId="37A9D10A">
                  <wp:simplePos x="0" y="0"/>
                  <wp:positionH relativeFrom="column">
                    <wp:posOffset>-52654</wp:posOffset>
                  </wp:positionH>
                  <wp:positionV relativeFrom="paragraph">
                    <wp:posOffset>404877</wp:posOffset>
                  </wp:positionV>
                  <wp:extent cx="1982419" cy="856540"/>
                  <wp:effectExtent l="0" t="0" r="0" b="127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7" cy="85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rPr>
                <w:b/>
                <w:bCs/>
              </w:rPr>
              <w:t>Kite</w:t>
            </w:r>
          </w:p>
        </w:tc>
        <w:tc>
          <w:tcPr>
            <w:tcW w:w="319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3FD3D6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  <w:r w:rsidRPr="000619D3">
              <w:rPr>
                <w:b/>
                <w:bCs/>
              </w:rPr>
              <w:t>Trapezium</w:t>
            </w:r>
          </w:p>
          <w:p w14:paraId="40AE8000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01714FE1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  <w:r w:rsidRPr="000619D3">
              <w:rPr>
                <w:noProof/>
              </w:rPr>
              <w:drawing>
                <wp:anchor distT="0" distB="0" distL="114300" distR="114300" simplePos="0" relativeHeight="252072960" behindDoc="0" locked="0" layoutInCell="1" allowOverlap="1" wp14:anchorId="583A1B29" wp14:editId="7B952734">
                  <wp:simplePos x="0" y="0"/>
                  <wp:positionH relativeFrom="column">
                    <wp:posOffset>21158</wp:posOffset>
                  </wp:positionH>
                  <wp:positionV relativeFrom="paragraph">
                    <wp:posOffset>116154</wp:posOffset>
                  </wp:positionV>
                  <wp:extent cx="1850390" cy="746125"/>
                  <wp:effectExtent l="0" t="0" r="0" b="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74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120FFA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16FBCE3A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5523555F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478EF03B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51A2F5A7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  <w:p w14:paraId="73B6E8EC" w14:textId="77777777" w:rsidR="00C97409" w:rsidRPr="00C4424B" w:rsidRDefault="00C97409" w:rsidP="00E510CE"/>
        </w:tc>
      </w:tr>
      <w:tr w:rsidR="00C97409" w:rsidRPr="000619D3" w14:paraId="361430AE" w14:textId="77777777" w:rsidTr="00C974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7" w:type="dxa"/>
          <w:trHeight w:val="5750"/>
        </w:trPr>
        <w:tc>
          <w:tcPr>
            <w:tcW w:w="10208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10024" w:type="dxa"/>
              <w:tblInd w:w="1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561"/>
              <w:gridCol w:w="966"/>
              <w:gridCol w:w="1196"/>
              <w:gridCol w:w="1144"/>
              <w:gridCol w:w="1024"/>
              <w:gridCol w:w="911"/>
              <w:gridCol w:w="1222"/>
            </w:tblGrid>
            <w:tr w:rsidR="00C97409" w:rsidRPr="000619D3" w14:paraId="7F1C808F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D6E9FE" w:themeFill="accent1" w:themeFillTint="33"/>
                  <w:vAlign w:val="center"/>
                </w:tcPr>
                <w:p w14:paraId="35991716" w14:textId="77777777" w:rsidR="00C97409" w:rsidRPr="000619D3" w:rsidRDefault="00C97409" w:rsidP="00E510CE">
                  <w:pPr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Property</w:t>
                  </w:r>
                  <w:r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 xml:space="preserve"> (always true?)</w:t>
                  </w:r>
                </w:p>
              </w:tc>
              <w:tc>
                <w:tcPr>
                  <w:tcW w:w="966" w:type="dxa"/>
                  <w:shd w:val="clear" w:color="auto" w:fill="D6E9FE" w:themeFill="accent1" w:themeFillTint="33"/>
                  <w:vAlign w:val="center"/>
                </w:tcPr>
                <w:p w14:paraId="4D176B40" w14:textId="77777777" w:rsidR="00C97409" w:rsidRPr="000619D3" w:rsidRDefault="00C97409" w:rsidP="00E510CE">
                  <w:pPr>
                    <w:jc w:val="center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Square</w:t>
                  </w:r>
                </w:p>
              </w:tc>
              <w:tc>
                <w:tcPr>
                  <w:tcW w:w="1196" w:type="dxa"/>
                  <w:shd w:val="clear" w:color="auto" w:fill="D6E9FE" w:themeFill="accent1" w:themeFillTint="33"/>
                  <w:vAlign w:val="center"/>
                </w:tcPr>
                <w:p w14:paraId="167A624D" w14:textId="77777777" w:rsidR="00C97409" w:rsidRPr="000619D3" w:rsidRDefault="00C97409" w:rsidP="00E510CE">
                  <w:pPr>
                    <w:jc w:val="center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Rectangle</w:t>
                  </w:r>
                </w:p>
              </w:tc>
              <w:tc>
                <w:tcPr>
                  <w:tcW w:w="1144" w:type="dxa"/>
                  <w:shd w:val="clear" w:color="auto" w:fill="D6E9FE" w:themeFill="accent1" w:themeFillTint="33"/>
                  <w:vAlign w:val="center"/>
                </w:tcPr>
                <w:p w14:paraId="7019D499" w14:textId="77777777" w:rsidR="00C97409" w:rsidRPr="000619D3" w:rsidRDefault="00C97409" w:rsidP="00E510CE">
                  <w:pPr>
                    <w:jc w:val="center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Rhombus</w:t>
                  </w:r>
                </w:p>
              </w:tc>
              <w:tc>
                <w:tcPr>
                  <w:tcW w:w="1024" w:type="dxa"/>
                  <w:shd w:val="clear" w:color="auto" w:fill="D6E9FE" w:themeFill="accent1" w:themeFillTint="33"/>
                  <w:vAlign w:val="center"/>
                </w:tcPr>
                <w:p w14:paraId="29FDED5E" w14:textId="77777777" w:rsidR="00C97409" w:rsidRPr="000619D3" w:rsidRDefault="00C97409" w:rsidP="00E510CE">
                  <w:pPr>
                    <w:jc w:val="center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Parallel-</w:t>
                  </w:r>
                  <w:proofErr w:type="spellStart"/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ogram</w:t>
                  </w:r>
                  <w:proofErr w:type="spellEnd"/>
                </w:p>
              </w:tc>
              <w:tc>
                <w:tcPr>
                  <w:tcW w:w="911" w:type="dxa"/>
                  <w:shd w:val="clear" w:color="auto" w:fill="D6E9FE" w:themeFill="accent1" w:themeFillTint="33"/>
                  <w:vAlign w:val="center"/>
                </w:tcPr>
                <w:p w14:paraId="0D87E553" w14:textId="77777777" w:rsidR="00C97409" w:rsidRPr="000619D3" w:rsidRDefault="00C97409" w:rsidP="00E510CE">
                  <w:pPr>
                    <w:jc w:val="center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Kite</w:t>
                  </w:r>
                </w:p>
              </w:tc>
              <w:tc>
                <w:tcPr>
                  <w:tcW w:w="1222" w:type="dxa"/>
                  <w:shd w:val="clear" w:color="auto" w:fill="D6E9FE" w:themeFill="accent1" w:themeFillTint="33"/>
                  <w:vAlign w:val="center"/>
                </w:tcPr>
                <w:p w14:paraId="31756124" w14:textId="77777777" w:rsidR="00C97409" w:rsidRPr="000619D3" w:rsidRDefault="00C97409" w:rsidP="00E510CE">
                  <w:pPr>
                    <w:jc w:val="center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  <w:t>Trapezium</w:t>
                  </w:r>
                </w:p>
              </w:tc>
            </w:tr>
            <w:tr w:rsidR="00C97409" w:rsidRPr="000619D3" w14:paraId="50F830D3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037CF007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Opposite sides parallel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6B10FC9B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05B7ABC4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72452F94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633F3581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0AF46FB5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5E6E1E10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41842534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05940A1F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1B54ECA7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</w:p>
                <w:p w14:paraId="24078EA6" w14:textId="77777777" w:rsidR="00C97409" w:rsidRPr="000619D3" w:rsidRDefault="00C97409" w:rsidP="00E510CE">
                  <w:pPr>
                    <w:pStyle w:val="Answer"/>
                  </w:pPr>
                  <w:r>
                    <w:t>1 pair</w:t>
                  </w:r>
                </w:p>
              </w:tc>
            </w:tr>
            <w:tr w:rsidR="00C97409" w:rsidRPr="000619D3" w14:paraId="42361C8E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5C75E32C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Adjacent sides equal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3198E4A1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5187BF91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5FCCF7AA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5546145E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7C882B4B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0EF1D196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6E022C59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646C4FC3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2 pairs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2A3CC861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78DFF139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  <w:tr w:rsidR="00C97409" w:rsidRPr="000619D3" w14:paraId="09F9773F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30F24F60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Opposite sides equal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5ADBDCE8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3FB6919D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59FD0C00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5BC23F47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46027A7B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6821ABE7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6ECCBA58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3F15C4B8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41289F56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4E756D93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  <w:tr w:rsidR="00C97409" w:rsidRPr="000619D3" w14:paraId="739392B4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4260735E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Opposite angles equal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0936C1EE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14BA86B4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52CE668E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53413425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077A5220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7AAD5190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661F0D80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5055E202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1 pair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09CC3FE5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7BBBED82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  <w:tr w:rsidR="00C97409" w:rsidRPr="000619D3" w14:paraId="085BBE6D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7F6FF49B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Adjacent sides perpendicular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0507C9D6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16D6BD09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471EAEC7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7F23DE15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1E0BCB02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4577DD79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22784B51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7BEE2C87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7B2F2988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5B593539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  <w:tr w:rsidR="00C97409" w:rsidRPr="000619D3" w14:paraId="7D09245B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42A51298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Diagonals bisect the other diagonal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51C7377F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62A8DAA7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02D91881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5D8DCC8D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23ED2634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5BDF4F5D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20F47EA6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5EAB744E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1</w:t>
                  </w:r>
                  <w:r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 xml:space="preserve"> pair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7299B18B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0D3D2034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  <w:tr w:rsidR="00C97409" w:rsidRPr="000619D3" w14:paraId="71266C09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62C4C379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Diagonals intersect at right angles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318BE215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5E6D1366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198E0CBE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798BA2F2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7CF71A84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2EC13CDB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46485D9F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613C8237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695C4F92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15657AD8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  <w:tr w:rsidR="00C97409" w:rsidRPr="000619D3" w14:paraId="47C2B949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6A0B7E9E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Diagonals equal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56055C39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26AFD4F8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4289F4E7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41850E58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28842A4D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715787C3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46004218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12F46F1C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46573739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1AEE6C70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  <w:tr w:rsidR="00C97409" w:rsidRPr="000619D3" w14:paraId="0B1F48EE" w14:textId="77777777" w:rsidTr="00C97409">
              <w:trPr>
                <w:trHeight w:val="563"/>
              </w:trPr>
              <w:tc>
                <w:tcPr>
                  <w:tcW w:w="3561" w:type="dxa"/>
                  <w:shd w:val="clear" w:color="auto" w:fill="FFFFFF" w:themeFill="background1"/>
                  <w:vAlign w:val="center"/>
                </w:tcPr>
                <w:p w14:paraId="144B12FE" w14:textId="77777777" w:rsidR="00C97409" w:rsidRPr="000619D3" w:rsidRDefault="00C97409" w:rsidP="00C97409">
                  <w:pPr>
                    <w:spacing w:line="276" w:lineRule="auto"/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auto"/>
                      <w:sz w:val="20"/>
                      <w:szCs w:val="20"/>
                    </w:rPr>
                    <w:t>Diagonals bisect angles of the quadrilateral</w:t>
                  </w:r>
                </w:p>
              </w:tc>
              <w:tc>
                <w:tcPr>
                  <w:tcW w:w="966" w:type="dxa"/>
                  <w:shd w:val="clear" w:color="auto" w:fill="FFFFFF" w:themeFill="background1"/>
                  <w:vAlign w:val="center"/>
                </w:tcPr>
                <w:p w14:paraId="1F245C36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196" w:type="dxa"/>
                  <w:shd w:val="clear" w:color="auto" w:fill="FFFFFF" w:themeFill="background1"/>
                  <w:vAlign w:val="center"/>
                </w:tcPr>
                <w:p w14:paraId="50F25776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7C122D85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1144" w:type="dxa"/>
                  <w:shd w:val="clear" w:color="auto" w:fill="FFFFFF" w:themeFill="background1"/>
                  <w:vAlign w:val="center"/>
                </w:tcPr>
                <w:p w14:paraId="6069377B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3F8266BD" w14:textId="77777777" w:rsidR="00C97409" w:rsidRPr="000619D3" w:rsidRDefault="00C97409" w:rsidP="00E510CE">
                  <w:pPr>
                    <w:pStyle w:val="Answer"/>
                  </w:pPr>
                  <w:r>
                    <w:t>Y</w:t>
                  </w:r>
                </w:p>
              </w:tc>
              <w:tc>
                <w:tcPr>
                  <w:tcW w:w="1024" w:type="dxa"/>
                  <w:shd w:val="clear" w:color="auto" w:fill="FFFFFF" w:themeFill="background1"/>
                  <w:vAlign w:val="center"/>
                </w:tcPr>
                <w:p w14:paraId="08AC4092" w14:textId="77777777" w:rsidR="00C97409" w:rsidRDefault="00C97409" w:rsidP="00E510CE">
                  <w:pPr>
                    <w:spacing w:line="360" w:lineRule="auto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5335E7B2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  <w:tc>
                <w:tcPr>
                  <w:tcW w:w="911" w:type="dxa"/>
                  <w:shd w:val="clear" w:color="auto" w:fill="FFFFFF" w:themeFill="background1"/>
                  <w:vAlign w:val="center"/>
                </w:tcPr>
                <w:p w14:paraId="56067C84" w14:textId="77777777" w:rsidR="00C97409" w:rsidRPr="000619D3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</w:pPr>
                  <w:r w:rsidRPr="000619D3">
                    <w:rPr>
                      <w:rFonts w:asciiTheme="majorHAnsi" w:hAnsiTheme="majorHAnsi" w:cstheme="majorHAnsi"/>
                      <w:color w:val="3296FA" w:themeColor="accent1"/>
                      <w:sz w:val="20"/>
                      <w:szCs w:val="20"/>
                    </w:rPr>
                    <w:t>1 pair</w:t>
                  </w:r>
                </w:p>
              </w:tc>
              <w:tc>
                <w:tcPr>
                  <w:tcW w:w="1222" w:type="dxa"/>
                  <w:shd w:val="clear" w:color="auto" w:fill="FFFFFF" w:themeFill="background1"/>
                  <w:vAlign w:val="center"/>
                </w:tcPr>
                <w:p w14:paraId="51E3C086" w14:textId="77777777" w:rsidR="00C97409" w:rsidRDefault="00C97409" w:rsidP="00E510CE">
                  <w:pPr>
                    <w:spacing w:line="36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  <w:p w14:paraId="295DB617" w14:textId="77777777" w:rsidR="00C97409" w:rsidRPr="000619D3" w:rsidRDefault="00C97409" w:rsidP="00E510CE">
                  <w:pPr>
                    <w:pStyle w:val="Answer"/>
                  </w:pPr>
                  <w:r>
                    <w:t>N</w:t>
                  </w:r>
                </w:p>
              </w:tc>
            </w:tr>
          </w:tbl>
          <w:p w14:paraId="4A3D8B42" w14:textId="77777777" w:rsidR="00C97409" w:rsidRPr="000619D3" w:rsidRDefault="00C97409" w:rsidP="00E510CE">
            <w:pPr>
              <w:jc w:val="center"/>
              <w:rPr>
                <w:b/>
                <w:bCs/>
              </w:rPr>
            </w:pPr>
          </w:p>
        </w:tc>
      </w:tr>
      <w:tr w:rsidR="00C97409" w:rsidRPr="00343657" w14:paraId="379D2DE8" w14:textId="77777777" w:rsidTr="00C97409">
        <w:trPr>
          <w:gridAfter w:val="1"/>
          <w:wAfter w:w="17" w:type="dxa"/>
          <w:trHeight w:val="507"/>
        </w:trPr>
        <w:tc>
          <w:tcPr>
            <w:tcW w:w="10208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D731C6" w14:textId="324B712B" w:rsidR="00C97409" w:rsidRPr="00CB3521" w:rsidRDefault="00C97409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Hierarchy of Quadrilaterals</w:t>
            </w:r>
          </w:p>
        </w:tc>
      </w:tr>
      <w:tr w:rsidR="00C97409" w:rsidRPr="00343657" w14:paraId="0E5B4B7D" w14:textId="77777777" w:rsidTr="00C97409">
        <w:trPr>
          <w:gridAfter w:val="1"/>
          <w:wAfter w:w="17" w:type="dxa"/>
          <w:trHeight w:val="14307"/>
        </w:trPr>
        <w:tc>
          <w:tcPr>
            <w:tcW w:w="10208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09A25644" w14:textId="5348755C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75008" behindDoc="0" locked="0" layoutInCell="1" allowOverlap="1" wp14:anchorId="1DCB272F" wp14:editId="2B57ED58">
                  <wp:simplePos x="0" y="0"/>
                  <wp:positionH relativeFrom="column">
                    <wp:posOffset>-50190</wp:posOffset>
                  </wp:positionH>
                  <wp:positionV relativeFrom="paragraph">
                    <wp:posOffset>2540</wp:posOffset>
                  </wp:positionV>
                  <wp:extent cx="6426000" cy="5292047"/>
                  <wp:effectExtent l="0" t="0" r="0" b="4445"/>
                  <wp:wrapNone/>
                  <wp:docPr id="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2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41" r="12855" b="16"/>
                          <a:stretch/>
                        </pic:blipFill>
                        <pic:spPr bwMode="auto">
                          <a:xfrm>
                            <a:off x="0" y="0"/>
                            <a:ext cx="6426000" cy="5292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DC5D1C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35A84DC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B2F266F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3448176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E8FD849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F35ADDE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909DE62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DB53840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B2B79B6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0F596C3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4C89C93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DEBA4DC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AD870E8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7A4109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860CCDC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7851719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7644BDF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BE95DA1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6151DEA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30FB9E7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C259805" w14:textId="0E516320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77056" behindDoc="0" locked="0" layoutInCell="1" allowOverlap="1" wp14:anchorId="1754699D" wp14:editId="03162F14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222580</wp:posOffset>
                  </wp:positionV>
                  <wp:extent cx="6459220" cy="3793490"/>
                  <wp:effectExtent l="0" t="0" r="0" b="0"/>
                  <wp:wrapNone/>
                  <wp:docPr id="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4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170" r="12854"/>
                          <a:stretch/>
                        </pic:blipFill>
                        <pic:spPr bwMode="auto">
                          <a:xfrm>
                            <a:off x="0" y="0"/>
                            <a:ext cx="6459220" cy="3793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DD3CC" w14:textId="36524C99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F647507" w14:textId="3268128D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551688B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F61D206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5C59812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121C0AF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45D4FCD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082BE83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A4985E7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FBFAC55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66DD4BC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CB3DCDD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27245BB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D8D3031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C155B6A" w14:textId="77777777" w:rsidR="00C97409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68B702D" w14:textId="77777777" w:rsidR="00C97409" w:rsidRPr="009727F3" w:rsidRDefault="00C97409" w:rsidP="00E510CE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6C63652A" w14:textId="77777777" w:rsidR="00C97409" w:rsidRDefault="00C97409" w:rsidP="00AA15C8"/>
    <w:p w14:paraId="33EA00AA" w14:textId="77777777" w:rsidR="00C97409" w:rsidRPr="00391CD7" w:rsidRDefault="00C97409" w:rsidP="00C97409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0619D3">
        <w:rPr>
          <w:b/>
          <w:caps/>
          <w:spacing w:val="15"/>
        </w:rPr>
        <w:lastRenderedPageBreak/>
        <w:t>Foundation</w:t>
      </w:r>
    </w:p>
    <w:p w14:paraId="332838D9" w14:textId="77777777" w:rsidR="00C97409" w:rsidRPr="000619D3" w:rsidRDefault="00C97409" w:rsidP="009819DF">
      <w:pPr>
        <w:numPr>
          <w:ilvl w:val="0"/>
          <w:numId w:val="71"/>
        </w:numPr>
        <w:contextualSpacing/>
      </w:pPr>
      <w:r w:rsidRPr="000619D3">
        <w:t xml:space="preserve">Identify the quadrilateral using its angle properties. </w:t>
      </w:r>
      <w:r>
        <w:br/>
      </w:r>
      <w:r w:rsidRPr="000619D3">
        <w:t xml:space="preserve">Circle </w:t>
      </w:r>
      <w:proofErr w:type="gramStart"/>
      <w:r w:rsidRPr="000619D3">
        <w:t>ALL of</w:t>
      </w:r>
      <w:proofErr w:type="gramEnd"/>
      <w:r w:rsidRPr="000619D3">
        <w:t xml:space="preserve"> the shapes the quadrilaterals could be classified as.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97409" w:rsidRPr="000619D3" w14:paraId="4CC51546" w14:textId="77777777" w:rsidTr="00E510CE">
        <w:tc>
          <w:tcPr>
            <w:tcW w:w="5173" w:type="dxa"/>
          </w:tcPr>
          <w:p w14:paraId="2919B46D" w14:textId="77777777" w:rsidR="00C97409" w:rsidRPr="000619D3" w:rsidRDefault="00C97409" w:rsidP="009819DF">
            <w:pPr>
              <w:numPr>
                <w:ilvl w:val="0"/>
                <w:numId w:val="72"/>
              </w:numPr>
              <w:spacing w:line="276" w:lineRule="auto"/>
              <w:contextualSpacing/>
            </w:pPr>
            <w:r w:rsidRPr="000619D3">
              <w:t xml:space="preserve"> </w:t>
            </w:r>
          </w:p>
          <w:p w14:paraId="5A2B7A09" w14:textId="77777777" w:rsidR="00C97409" w:rsidRPr="000619D3" w:rsidRDefault="00C97409" w:rsidP="00E510CE"/>
          <w:p w14:paraId="50F58D33" w14:textId="77777777" w:rsidR="00C97409" w:rsidRPr="000619D3" w:rsidRDefault="00C97409" w:rsidP="00E510CE"/>
          <w:p w14:paraId="7736C6E0" w14:textId="77777777" w:rsidR="00C97409" w:rsidRPr="000619D3" w:rsidRDefault="00C97409" w:rsidP="00E510CE"/>
          <w:p w14:paraId="0B78680E" w14:textId="77777777" w:rsidR="00C97409" w:rsidRPr="000619D3" w:rsidRDefault="00C97409" w:rsidP="00E510CE"/>
          <w:p w14:paraId="253C8B1F" w14:textId="77777777" w:rsidR="00C97409" w:rsidRPr="000619D3" w:rsidRDefault="00C97409" w:rsidP="00E510CE"/>
          <w:p w14:paraId="1EB1FA48" w14:textId="77777777" w:rsidR="00C97409" w:rsidRPr="000619D3" w:rsidRDefault="00C97409" w:rsidP="00E510CE"/>
          <w:p w14:paraId="2CDB63B7" w14:textId="77777777" w:rsidR="00C97409" w:rsidRPr="000619D3" w:rsidRDefault="00C97409" w:rsidP="00E510CE">
            <w:pPr>
              <w:pStyle w:val="Answer"/>
            </w:pPr>
            <w:r>
              <w:t>Quadrilateral kite</w:t>
            </w:r>
          </w:p>
        </w:tc>
        <w:tc>
          <w:tcPr>
            <w:tcW w:w="5174" w:type="dxa"/>
          </w:tcPr>
          <w:p w14:paraId="778D28DC" w14:textId="77777777" w:rsidR="00C97409" w:rsidRDefault="00C97409" w:rsidP="009819DF">
            <w:pPr>
              <w:numPr>
                <w:ilvl w:val="0"/>
                <w:numId w:val="72"/>
              </w:numPr>
              <w:spacing w:line="276" w:lineRule="auto"/>
              <w:contextualSpacing/>
            </w:pPr>
            <w:r w:rsidRPr="000619D3">
              <w:rPr>
                <w:noProof/>
              </w:rPr>
              <w:drawing>
                <wp:anchor distT="0" distB="0" distL="114300" distR="114300" simplePos="0" relativeHeight="252082176" behindDoc="0" locked="0" layoutInCell="1" allowOverlap="1" wp14:anchorId="46263668" wp14:editId="43021A49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69850</wp:posOffset>
                  </wp:positionV>
                  <wp:extent cx="2906395" cy="1089025"/>
                  <wp:effectExtent l="0" t="0" r="8255" b="0"/>
                  <wp:wrapNone/>
                  <wp:docPr id="294418547" name="Picture 294418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42160" name=""/>
                          <pic:cNvPicPr/>
                        </pic:nvPicPr>
                        <pic:blipFill rotWithShape="1">
                          <a:blip r:embed="rId135"/>
                          <a:srcRect l="55900" t="53917" r="561" b="1688"/>
                          <a:stretch/>
                        </pic:blipFill>
                        <pic:spPr bwMode="auto">
                          <a:xfrm>
                            <a:off x="0" y="0"/>
                            <a:ext cx="2906395" cy="1089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rPr>
                <w:noProof/>
              </w:rPr>
              <w:drawing>
                <wp:anchor distT="0" distB="0" distL="114300" distR="114300" simplePos="0" relativeHeight="252080128" behindDoc="0" locked="0" layoutInCell="1" allowOverlap="1" wp14:anchorId="42B72894" wp14:editId="079C893D">
                  <wp:simplePos x="0" y="0"/>
                  <wp:positionH relativeFrom="column">
                    <wp:posOffset>-3059430</wp:posOffset>
                  </wp:positionH>
                  <wp:positionV relativeFrom="paragraph">
                    <wp:posOffset>57510</wp:posOffset>
                  </wp:positionV>
                  <wp:extent cx="2906395" cy="1089025"/>
                  <wp:effectExtent l="0" t="0" r="8255" b="0"/>
                  <wp:wrapNone/>
                  <wp:docPr id="647362682" name="Picture 647362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42160" name=""/>
                          <pic:cNvPicPr/>
                        </pic:nvPicPr>
                        <pic:blipFill rotWithShape="1">
                          <a:blip r:embed="rId135"/>
                          <a:srcRect l="55900" r="561" b="55605"/>
                          <a:stretch/>
                        </pic:blipFill>
                        <pic:spPr bwMode="auto">
                          <a:xfrm>
                            <a:off x="0" y="0"/>
                            <a:ext cx="2906395" cy="1089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7D6587C3" w14:textId="77777777" w:rsidR="00C97409" w:rsidRDefault="00C97409" w:rsidP="00E510CE">
            <w:pPr>
              <w:spacing w:line="276" w:lineRule="auto"/>
              <w:contextualSpacing/>
              <w:rPr>
                <w:noProof/>
              </w:rPr>
            </w:pPr>
          </w:p>
          <w:p w14:paraId="3B16502E" w14:textId="77777777" w:rsidR="00C97409" w:rsidRDefault="00C97409" w:rsidP="00E510CE">
            <w:pPr>
              <w:spacing w:line="276" w:lineRule="auto"/>
              <w:contextualSpacing/>
              <w:rPr>
                <w:noProof/>
              </w:rPr>
            </w:pPr>
          </w:p>
          <w:p w14:paraId="620ED6CA" w14:textId="77777777" w:rsidR="00C97409" w:rsidRDefault="00C97409" w:rsidP="00E510CE">
            <w:pPr>
              <w:spacing w:line="276" w:lineRule="auto"/>
              <w:contextualSpacing/>
              <w:rPr>
                <w:noProof/>
              </w:rPr>
            </w:pPr>
          </w:p>
          <w:p w14:paraId="6E52FAAB" w14:textId="77777777" w:rsidR="00C97409" w:rsidRDefault="00C97409" w:rsidP="00E510CE">
            <w:pPr>
              <w:spacing w:line="276" w:lineRule="auto"/>
              <w:contextualSpacing/>
              <w:rPr>
                <w:noProof/>
              </w:rPr>
            </w:pPr>
          </w:p>
          <w:p w14:paraId="0067528F" w14:textId="77777777" w:rsidR="00C97409" w:rsidRDefault="00C97409" w:rsidP="00E510CE">
            <w:pPr>
              <w:spacing w:line="276" w:lineRule="auto"/>
              <w:contextualSpacing/>
              <w:rPr>
                <w:noProof/>
              </w:rPr>
            </w:pPr>
          </w:p>
          <w:p w14:paraId="16D6E2BC" w14:textId="77777777" w:rsidR="00C97409" w:rsidRPr="000619D3" w:rsidRDefault="00C97409" w:rsidP="00E510CE">
            <w:pPr>
              <w:pStyle w:val="Answer"/>
            </w:pPr>
            <w:r>
              <w:t>Quadrilateral, parallelogram, rectangle</w:t>
            </w:r>
          </w:p>
        </w:tc>
      </w:tr>
      <w:tr w:rsidR="00C97409" w:rsidRPr="000619D3" w14:paraId="3043EA6D" w14:textId="77777777" w:rsidTr="00E510CE">
        <w:tc>
          <w:tcPr>
            <w:tcW w:w="5173" w:type="dxa"/>
          </w:tcPr>
          <w:p w14:paraId="3FCDF182" w14:textId="77777777" w:rsidR="00C97409" w:rsidRPr="000619D3" w:rsidRDefault="00C97409" w:rsidP="009819DF">
            <w:pPr>
              <w:numPr>
                <w:ilvl w:val="0"/>
                <w:numId w:val="72"/>
              </w:numPr>
              <w:spacing w:line="276" w:lineRule="auto"/>
              <w:contextualSpacing/>
            </w:pPr>
            <w:r w:rsidRPr="000619D3">
              <w:rPr>
                <w:noProof/>
              </w:rPr>
              <w:drawing>
                <wp:anchor distT="0" distB="0" distL="114300" distR="114300" simplePos="0" relativeHeight="252081152" behindDoc="0" locked="0" layoutInCell="1" allowOverlap="1" wp14:anchorId="1B49A9FA" wp14:editId="740A93DD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164645</wp:posOffset>
                  </wp:positionV>
                  <wp:extent cx="3151415" cy="1089539"/>
                  <wp:effectExtent l="0" t="0" r="0" b="0"/>
                  <wp:wrapNone/>
                  <wp:docPr id="760971730" name="Picture 760971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42160" name=""/>
                          <pic:cNvPicPr/>
                        </pic:nvPicPr>
                        <pic:blipFill rotWithShape="1">
                          <a:blip r:embed="rId135"/>
                          <a:srcRect l="4615" t="54139" r="48199" b="1466"/>
                          <a:stretch/>
                        </pic:blipFill>
                        <pic:spPr bwMode="auto">
                          <a:xfrm>
                            <a:off x="0" y="0"/>
                            <a:ext cx="3151415" cy="1089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5AB6D46D" w14:textId="77777777" w:rsidR="00C97409" w:rsidRPr="000619D3" w:rsidRDefault="00C97409" w:rsidP="00E510CE"/>
          <w:p w14:paraId="33004F63" w14:textId="77777777" w:rsidR="00C97409" w:rsidRPr="000619D3" w:rsidRDefault="00C97409" w:rsidP="00E510CE"/>
          <w:p w14:paraId="2DF2511F" w14:textId="77777777" w:rsidR="00C97409" w:rsidRPr="000619D3" w:rsidRDefault="00C97409" w:rsidP="00E510CE"/>
          <w:p w14:paraId="441EE907" w14:textId="77777777" w:rsidR="00C97409" w:rsidRPr="000619D3" w:rsidRDefault="00C97409" w:rsidP="00E510CE"/>
          <w:p w14:paraId="70DE986B" w14:textId="77777777" w:rsidR="00C97409" w:rsidRPr="000619D3" w:rsidRDefault="00C97409" w:rsidP="00E510CE"/>
          <w:p w14:paraId="268A29C6" w14:textId="77777777" w:rsidR="00C97409" w:rsidRDefault="00C97409" w:rsidP="00E510CE"/>
          <w:p w14:paraId="1D714FCC" w14:textId="77777777" w:rsidR="00C97409" w:rsidRPr="000619D3" w:rsidRDefault="00C97409" w:rsidP="00E510CE"/>
          <w:p w14:paraId="1F0F07CC" w14:textId="77777777" w:rsidR="00C97409" w:rsidRPr="000619D3" w:rsidRDefault="00C97409" w:rsidP="00E510CE">
            <w:pPr>
              <w:pStyle w:val="Answer"/>
            </w:pPr>
            <w:r>
              <w:t>quadrilateral</w:t>
            </w:r>
          </w:p>
        </w:tc>
        <w:tc>
          <w:tcPr>
            <w:tcW w:w="5174" w:type="dxa"/>
          </w:tcPr>
          <w:p w14:paraId="1EAAE9EA" w14:textId="77777777" w:rsidR="00C97409" w:rsidRDefault="00C97409" w:rsidP="009819DF">
            <w:pPr>
              <w:numPr>
                <w:ilvl w:val="0"/>
                <w:numId w:val="72"/>
              </w:numPr>
              <w:spacing w:line="276" w:lineRule="auto"/>
              <w:contextualSpacing/>
            </w:pPr>
            <w:r w:rsidRPr="000619D3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54D78064" wp14:editId="6A6566F3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179269</wp:posOffset>
                  </wp:positionV>
                  <wp:extent cx="3151415" cy="1089539"/>
                  <wp:effectExtent l="0" t="0" r="0" b="0"/>
                  <wp:wrapNone/>
                  <wp:docPr id="1489242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42160" name=""/>
                          <pic:cNvPicPr/>
                        </pic:nvPicPr>
                        <pic:blipFill rotWithShape="1">
                          <a:blip r:embed="rId135"/>
                          <a:srcRect l="4615" r="48199" b="55605"/>
                          <a:stretch/>
                        </pic:blipFill>
                        <pic:spPr bwMode="auto">
                          <a:xfrm>
                            <a:off x="0" y="0"/>
                            <a:ext cx="3151415" cy="1089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DC7074" w14:textId="77777777" w:rsidR="00C97409" w:rsidRDefault="00C97409" w:rsidP="00E510CE">
            <w:pPr>
              <w:spacing w:line="276" w:lineRule="auto"/>
              <w:contextualSpacing/>
            </w:pPr>
          </w:p>
          <w:p w14:paraId="2CD2DFB1" w14:textId="77777777" w:rsidR="00C97409" w:rsidRDefault="00C97409" w:rsidP="00E510CE">
            <w:pPr>
              <w:spacing w:line="276" w:lineRule="auto"/>
              <w:contextualSpacing/>
            </w:pPr>
          </w:p>
          <w:p w14:paraId="30DC6311" w14:textId="77777777" w:rsidR="00C97409" w:rsidRDefault="00C97409" w:rsidP="00E510CE">
            <w:pPr>
              <w:spacing w:line="276" w:lineRule="auto"/>
              <w:contextualSpacing/>
            </w:pPr>
          </w:p>
          <w:p w14:paraId="11D14DE2" w14:textId="77777777" w:rsidR="00C97409" w:rsidRDefault="00C97409" w:rsidP="00E510CE">
            <w:pPr>
              <w:spacing w:line="276" w:lineRule="auto"/>
              <w:contextualSpacing/>
            </w:pPr>
          </w:p>
          <w:p w14:paraId="25A58E40" w14:textId="77777777" w:rsidR="00C97409" w:rsidRDefault="00C97409" w:rsidP="00E510CE">
            <w:pPr>
              <w:spacing w:line="276" w:lineRule="auto"/>
              <w:contextualSpacing/>
            </w:pPr>
          </w:p>
          <w:p w14:paraId="5B4EFB19" w14:textId="77777777" w:rsidR="00C97409" w:rsidRDefault="00C97409" w:rsidP="00E510CE">
            <w:pPr>
              <w:spacing w:line="276" w:lineRule="auto"/>
              <w:contextualSpacing/>
            </w:pPr>
          </w:p>
          <w:p w14:paraId="0003E3B9" w14:textId="77777777" w:rsidR="00C97409" w:rsidRPr="000619D3" w:rsidRDefault="00C97409" w:rsidP="00E510CE">
            <w:pPr>
              <w:pStyle w:val="Answer"/>
            </w:pPr>
            <w:r>
              <w:t xml:space="preserve">Quadrilateral, trapezium </w:t>
            </w:r>
          </w:p>
        </w:tc>
      </w:tr>
    </w:tbl>
    <w:p w14:paraId="3885369C" w14:textId="77777777" w:rsidR="00C97409" w:rsidRPr="00367A13" w:rsidRDefault="00C97409" w:rsidP="00C97409">
      <w:pPr>
        <w:rPr>
          <w:sz w:val="12"/>
          <w:szCs w:val="12"/>
        </w:rPr>
      </w:pPr>
    </w:p>
    <w:p w14:paraId="698CCC42" w14:textId="77777777" w:rsidR="00C97409" w:rsidRPr="000619D3" w:rsidRDefault="00C97409" w:rsidP="009819DF">
      <w:pPr>
        <w:numPr>
          <w:ilvl w:val="0"/>
          <w:numId w:val="71"/>
        </w:numPr>
      </w:pPr>
      <w:r w:rsidRPr="000619D3">
        <w:t>Name these special quadrilaterals</w:t>
      </w:r>
      <w:r>
        <w:t xml:space="preserve"> using the most appropriate definition.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97409" w:rsidRPr="000619D3" w14:paraId="37595E96" w14:textId="77777777" w:rsidTr="00E510CE">
        <w:tc>
          <w:tcPr>
            <w:tcW w:w="2588" w:type="dxa"/>
          </w:tcPr>
          <w:p w14:paraId="5984F05E" w14:textId="77777777" w:rsidR="00C97409" w:rsidRDefault="00C97409" w:rsidP="00C97409">
            <w:pPr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09824" behindDoc="0" locked="0" layoutInCell="1" allowOverlap="1" wp14:anchorId="4F2B6453" wp14:editId="4EB49B25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77470</wp:posOffset>
                  </wp:positionV>
                  <wp:extent cx="1022350" cy="673100"/>
                  <wp:effectExtent l="0" t="0" r="6350" b="0"/>
                  <wp:wrapNone/>
                  <wp:docPr id="959740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40583" name=""/>
                          <pic:cNvPicPr/>
                        </pic:nvPicPr>
                        <pic:blipFill rotWithShape="1">
                          <a:blip r:embed="rId136"/>
                          <a:srcRect l="5013" r="20242" b="84905"/>
                          <a:stretch/>
                        </pic:blipFill>
                        <pic:spPr bwMode="auto">
                          <a:xfrm>
                            <a:off x="0" y="0"/>
                            <a:ext cx="1022350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0631AB" w14:textId="77777777" w:rsidR="00C97409" w:rsidRDefault="00C97409" w:rsidP="00E510CE">
            <w:pPr>
              <w:spacing w:line="276" w:lineRule="auto"/>
            </w:pPr>
          </w:p>
          <w:p w14:paraId="74AC600F" w14:textId="77777777" w:rsidR="00C97409" w:rsidRDefault="00C97409" w:rsidP="00E510CE">
            <w:pPr>
              <w:spacing w:line="276" w:lineRule="auto"/>
            </w:pPr>
          </w:p>
          <w:p w14:paraId="13EE11B8" w14:textId="77777777" w:rsidR="00C97409" w:rsidRDefault="00C97409" w:rsidP="00E510CE">
            <w:pPr>
              <w:spacing w:line="276" w:lineRule="auto"/>
            </w:pPr>
          </w:p>
          <w:p w14:paraId="2F2A7378" w14:textId="77777777" w:rsidR="00C97409" w:rsidRDefault="00C97409" w:rsidP="00E510CE">
            <w:pPr>
              <w:spacing w:line="276" w:lineRule="auto"/>
            </w:pPr>
          </w:p>
          <w:p w14:paraId="0A9CA235" w14:textId="77777777" w:rsidR="00C97409" w:rsidRPr="000619D3" w:rsidRDefault="00C97409" w:rsidP="00E510CE">
            <w:pPr>
              <w:pStyle w:val="Answer"/>
            </w:pPr>
            <w:r>
              <w:t>square</w:t>
            </w:r>
          </w:p>
        </w:tc>
        <w:tc>
          <w:tcPr>
            <w:tcW w:w="2588" w:type="dxa"/>
          </w:tcPr>
          <w:p w14:paraId="3607760A" w14:textId="77777777" w:rsidR="00C97409" w:rsidRDefault="00C97409" w:rsidP="00C97409">
            <w:pPr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11872" behindDoc="0" locked="0" layoutInCell="1" allowOverlap="1" wp14:anchorId="01B0AFDD" wp14:editId="72576775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77470</wp:posOffset>
                  </wp:positionV>
                  <wp:extent cx="1022350" cy="673100"/>
                  <wp:effectExtent l="0" t="0" r="6350" b="0"/>
                  <wp:wrapNone/>
                  <wp:docPr id="1157790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40583" name=""/>
                          <pic:cNvPicPr/>
                        </pic:nvPicPr>
                        <pic:blipFill rotWithShape="1">
                          <a:blip r:embed="rId136"/>
                          <a:srcRect l="5013" t="15522" r="20242" b="69383"/>
                          <a:stretch/>
                        </pic:blipFill>
                        <pic:spPr bwMode="auto">
                          <a:xfrm>
                            <a:off x="0" y="0"/>
                            <a:ext cx="1022350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482C9B" w14:textId="77777777" w:rsidR="00C97409" w:rsidRDefault="00C97409" w:rsidP="00E510CE">
            <w:pPr>
              <w:spacing w:line="276" w:lineRule="auto"/>
            </w:pPr>
          </w:p>
          <w:p w14:paraId="06E42163" w14:textId="77777777" w:rsidR="00C97409" w:rsidRDefault="00C97409" w:rsidP="00E510CE">
            <w:pPr>
              <w:spacing w:line="276" w:lineRule="auto"/>
            </w:pPr>
          </w:p>
          <w:p w14:paraId="78E175BA" w14:textId="77777777" w:rsidR="00C97409" w:rsidRDefault="00C97409" w:rsidP="00E510CE">
            <w:pPr>
              <w:spacing w:line="276" w:lineRule="auto"/>
            </w:pPr>
          </w:p>
          <w:p w14:paraId="7C6E6B8F" w14:textId="77777777" w:rsidR="00C97409" w:rsidRDefault="00C97409" w:rsidP="00E510CE">
            <w:pPr>
              <w:spacing w:line="276" w:lineRule="auto"/>
            </w:pPr>
          </w:p>
          <w:p w14:paraId="33214B0E" w14:textId="77777777" w:rsidR="00C97409" w:rsidRPr="000619D3" w:rsidRDefault="00C97409" w:rsidP="00E510CE">
            <w:pPr>
              <w:pStyle w:val="Answer"/>
            </w:pPr>
            <w:r>
              <w:t>rectangle</w:t>
            </w:r>
          </w:p>
        </w:tc>
        <w:tc>
          <w:tcPr>
            <w:tcW w:w="2588" w:type="dxa"/>
          </w:tcPr>
          <w:p w14:paraId="1F49268A" w14:textId="77777777" w:rsidR="00C97409" w:rsidRDefault="00C97409" w:rsidP="00C97409">
            <w:pPr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12896" behindDoc="0" locked="0" layoutInCell="1" allowOverlap="1" wp14:anchorId="1E28D9DC" wp14:editId="203A9C20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121920</wp:posOffset>
                  </wp:positionV>
                  <wp:extent cx="1022350" cy="673100"/>
                  <wp:effectExtent l="0" t="0" r="6350" b="0"/>
                  <wp:wrapNone/>
                  <wp:docPr id="180234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40583" name=""/>
                          <pic:cNvPicPr/>
                        </pic:nvPicPr>
                        <pic:blipFill rotWithShape="1">
                          <a:blip r:embed="rId136"/>
                          <a:srcRect l="5013" t="31044" r="20242" b="53861"/>
                          <a:stretch/>
                        </pic:blipFill>
                        <pic:spPr bwMode="auto">
                          <a:xfrm>
                            <a:off x="0" y="0"/>
                            <a:ext cx="1022350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58366D" w14:textId="77777777" w:rsidR="00C97409" w:rsidRDefault="00C97409" w:rsidP="00E510CE">
            <w:pPr>
              <w:spacing w:line="276" w:lineRule="auto"/>
            </w:pPr>
          </w:p>
          <w:p w14:paraId="572CD993" w14:textId="77777777" w:rsidR="00C97409" w:rsidRDefault="00C97409" w:rsidP="00E510CE">
            <w:pPr>
              <w:spacing w:line="276" w:lineRule="auto"/>
            </w:pPr>
          </w:p>
          <w:p w14:paraId="6EA3BE68" w14:textId="77777777" w:rsidR="00C97409" w:rsidRDefault="00C97409" w:rsidP="00E510CE">
            <w:pPr>
              <w:spacing w:line="276" w:lineRule="auto"/>
            </w:pPr>
          </w:p>
          <w:p w14:paraId="1ACC8C1A" w14:textId="77777777" w:rsidR="00C97409" w:rsidRDefault="00C97409" w:rsidP="00E510CE">
            <w:pPr>
              <w:spacing w:line="276" w:lineRule="auto"/>
            </w:pPr>
          </w:p>
          <w:p w14:paraId="34277FB6" w14:textId="77777777" w:rsidR="00C97409" w:rsidRPr="000619D3" w:rsidRDefault="00C97409" w:rsidP="00E510CE">
            <w:pPr>
              <w:pStyle w:val="Answer"/>
            </w:pPr>
            <w:r>
              <w:t>trapezium</w:t>
            </w:r>
          </w:p>
        </w:tc>
        <w:tc>
          <w:tcPr>
            <w:tcW w:w="2588" w:type="dxa"/>
          </w:tcPr>
          <w:p w14:paraId="6A5B40C8" w14:textId="77777777" w:rsidR="00C97409" w:rsidRPr="000619D3" w:rsidRDefault="00C97409" w:rsidP="00C97409">
            <w:pPr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13920" behindDoc="0" locked="0" layoutInCell="1" allowOverlap="1" wp14:anchorId="03842AE1" wp14:editId="006DB682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77470</wp:posOffset>
                  </wp:positionV>
                  <wp:extent cx="1022350" cy="673100"/>
                  <wp:effectExtent l="0" t="0" r="6350" b="0"/>
                  <wp:wrapNone/>
                  <wp:docPr id="482705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40583" name=""/>
                          <pic:cNvPicPr/>
                        </pic:nvPicPr>
                        <pic:blipFill rotWithShape="1">
                          <a:blip r:embed="rId136"/>
                          <a:srcRect l="5013" t="54256" r="20242" b="30649"/>
                          <a:stretch/>
                        </pic:blipFill>
                        <pic:spPr bwMode="auto">
                          <a:xfrm>
                            <a:off x="0" y="0"/>
                            <a:ext cx="1022350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49D1266D" w14:textId="77777777" w:rsidR="00C97409" w:rsidRPr="000619D3" w:rsidRDefault="00C97409" w:rsidP="00E510CE">
            <w:pPr>
              <w:spacing w:line="276" w:lineRule="auto"/>
            </w:pPr>
          </w:p>
          <w:p w14:paraId="77BC0168" w14:textId="77777777" w:rsidR="00C97409" w:rsidRPr="000619D3" w:rsidRDefault="00C97409" w:rsidP="00E510CE">
            <w:pPr>
              <w:spacing w:line="276" w:lineRule="auto"/>
            </w:pPr>
          </w:p>
          <w:p w14:paraId="028EDC82" w14:textId="77777777" w:rsidR="00C97409" w:rsidRPr="000619D3" w:rsidRDefault="00C97409" w:rsidP="00E510CE">
            <w:pPr>
              <w:spacing w:line="276" w:lineRule="auto"/>
            </w:pPr>
          </w:p>
          <w:p w14:paraId="3DAE2618" w14:textId="77777777" w:rsidR="00C97409" w:rsidRPr="000619D3" w:rsidRDefault="00C97409" w:rsidP="00E510CE">
            <w:pPr>
              <w:spacing w:line="276" w:lineRule="auto"/>
            </w:pPr>
          </w:p>
          <w:p w14:paraId="5CF82968" w14:textId="77777777" w:rsidR="00C97409" w:rsidRPr="000619D3" w:rsidRDefault="00C97409" w:rsidP="00E510CE">
            <w:pPr>
              <w:pStyle w:val="Answer"/>
            </w:pPr>
            <w:r>
              <w:t>kite</w:t>
            </w:r>
          </w:p>
        </w:tc>
      </w:tr>
      <w:tr w:rsidR="00C97409" w:rsidRPr="000619D3" w14:paraId="4C6CB45D" w14:textId="77777777" w:rsidTr="00E510CE">
        <w:tc>
          <w:tcPr>
            <w:tcW w:w="2588" w:type="dxa"/>
          </w:tcPr>
          <w:p w14:paraId="7A8E783B" w14:textId="77777777" w:rsidR="00C97409" w:rsidRDefault="00C97409" w:rsidP="00C97409">
            <w:pPr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10848" behindDoc="0" locked="0" layoutInCell="1" allowOverlap="1" wp14:anchorId="0BFF589F" wp14:editId="5DF77280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61595</wp:posOffset>
                  </wp:positionV>
                  <wp:extent cx="995680" cy="679450"/>
                  <wp:effectExtent l="0" t="0" r="0" b="6350"/>
                  <wp:wrapNone/>
                  <wp:docPr id="1763597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597545" name=""/>
                          <pic:cNvPicPr/>
                        </pic:nvPicPr>
                        <pic:blipFill rotWithShape="1">
                          <a:blip r:embed="rId137"/>
                          <a:srcRect l="3046" r="28721" b="84766"/>
                          <a:stretch/>
                        </pic:blipFill>
                        <pic:spPr bwMode="auto">
                          <a:xfrm>
                            <a:off x="0" y="0"/>
                            <a:ext cx="995680" cy="67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A7642C" w14:textId="77777777" w:rsidR="00C97409" w:rsidRDefault="00C97409" w:rsidP="00E510CE">
            <w:pPr>
              <w:spacing w:line="276" w:lineRule="auto"/>
            </w:pPr>
          </w:p>
          <w:p w14:paraId="1EBAC5D3" w14:textId="77777777" w:rsidR="00C97409" w:rsidRDefault="00C97409" w:rsidP="00E510CE">
            <w:pPr>
              <w:spacing w:line="276" w:lineRule="auto"/>
            </w:pPr>
          </w:p>
          <w:p w14:paraId="7E440152" w14:textId="77777777" w:rsidR="00C97409" w:rsidRDefault="00C97409" w:rsidP="00E510CE">
            <w:pPr>
              <w:spacing w:line="276" w:lineRule="auto"/>
            </w:pPr>
          </w:p>
          <w:p w14:paraId="11F3A68C" w14:textId="77777777" w:rsidR="00C97409" w:rsidRDefault="00C97409" w:rsidP="00E510CE">
            <w:pPr>
              <w:spacing w:line="276" w:lineRule="auto"/>
            </w:pPr>
          </w:p>
          <w:p w14:paraId="4B48F0CC" w14:textId="77777777" w:rsidR="00C97409" w:rsidRPr="000619D3" w:rsidRDefault="00C97409" w:rsidP="00E510CE">
            <w:pPr>
              <w:pStyle w:val="Answer"/>
            </w:pPr>
            <w:r>
              <w:t>parallelogram</w:t>
            </w:r>
          </w:p>
        </w:tc>
        <w:tc>
          <w:tcPr>
            <w:tcW w:w="2588" w:type="dxa"/>
          </w:tcPr>
          <w:p w14:paraId="484A94D4" w14:textId="77777777" w:rsidR="00C97409" w:rsidRDefault="00C97409" w:rsidP="00C97409">
            <w:pPr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14944" behindDoc="0" locked="0" layoutInCell="1" allowOverlap="1" wp14:anchorId="78F07A51" wp14:editId="3C916778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61595</wp:posOffset>
                  </wp:positionV>
                  <wp:extent cx="1219200" cy="571500"/>
                  <wp:effectExtent l="0" t="0" r="0" b="0"/>
                  <wp:wrapNone/>
                  <wp:docPr id="14538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597545" name=""/>
                          <pic:cNvPicPr/>
                        </pic:nvPicPr>
                        <pic:blipFill rotWithShape="1">
                          <a:blip r:embed="rId137"/>
                          <a:srcRect l="3046" t="16231" r="13403" b="70956"/>
                          <a:stretch/>
                        </pic:blipFill>
                        <pic:spPr bwMode="auto">
                          <a:xfrm>
                            <a:off x="0" y="0"/>
                            <a:ext cx="1219200" cy="5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3C773C" w14:textId="77777777" w:rsidR="00C97409" w:rsidRDefault="00C97409" w:rsidP="00E510CE">
            <w:pPr>
              <w:spacing w:line="276" w:lineRule="auto"/>
            </w:pPr>
          </w:p>
          <w:p w14:paraId="5AB71A0D" w14:textId="77777777" w:rsidR="00C97409" w:rsidRDefault="00C97409" w:rsidP="00E510CE">
            <w:pPr>
              <w:spacing w:line="276" w:lineRule="auto"/>
            </w:pPr>
          </w:p>
          <w:p w14:paraId="3D6F5C3C" w14:textId="77777777" w:rsidR="00C97409" w:rsidRDefault="00C97409" w:rsidP="00E510CE">
            <w:pPr>
              <w:spacing w:line="276" w:lineRule="auto"/>
            </w:pPr>
          </w:p>
          <w:p w14:paraId="743238C5" w14:textId="77777777" w:rsidR="00C97409" w:rsidRDefault="00C97409" w:rsidP="00E510CE">
            <w:pPr>
              <w:spacing w:line="276" w:lineRule="auto"/>
            </w:pPr>
          </w:p>
          <w:p w14:paraId="45B8C8A4" w14:textId="77777777" w:rsidR="00C97409" w:rsidRPr="000619D3" w:rsidRDefault="00C97409" w:rsidP="00E510CE">
            <w:pPr>
              <w:pStyle w:val="Answer"/>
            </w:pPr>
            <w:r>
              <w:t>parallelogram</w:t>
            </w:r>
          </w:p>
        </w:tc>
        <w:tc>
          <w:tcPr>
            <w:tcW w:w="2588" w:type="dxa"/>
          </w:tcPr>
          <w:p w14:paraId="5CF604C8" w14:textId="77777777" w:rsidR="00C97409" w:rsidRDefault="00C97409" w:rsidP="00C97409">
            <w:pPr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15968" behindDoc="0" locked="0" layoutInCell="1" allowOverlap="1" wp14:anchorId="313B2BC1" wp14:editId="460A57B1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61595</wp:posOffset>
                  </wp:positionV>
                  <wp:extent cx="901700" cy="571500"/>
                  <wp:effectExtent l="0" t="0" r="0" b="0"/>
                  <wp:wrapNone/>
                  <wp:docPr id="1074551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597545" name=""/>
                          <pic:cNvPicPr/>
                        </pic:nvPicPr>
                        <pic:blipFill rotWithShape="1">
                          <a:blip r:embed="rId137"/>
                          <a:srcRect l="3046" t="31464" r="35161" b="55723"/>
                          <a:stretch/>
                        </pic:blipFill>
                        <pic:spPr bwMode="auto">
                          <a:xfrm>
                            <a:off x="0" y="0"/>
                            <a:ext cx="901700" cy="5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225840" w14:textId="77777777" w:rsidR="00C97409" w:rsidRDefault="00C97409" w:rsidP="00E510CE">
            <w:pPr>
              <w:spacing w:line="276" w:lineRule="auto"/>
            </w:pPr>
          </w:p>
          <w:p w14:paraId="71A08928" w14:textId="77777777" w:rsidR="00C97409" w:rsidRDefault="00C97409" w:rsidP="00E510CE">
            <w:pPr>
              <w:spacing w:line="276" w:lineRule="auto"/>
            </w:pPr>
          </w:p>
          <w:p w14:paraId="36BAB1AD" w14:textId="77777777" w:rsidR="00C97409" w:rsidRDefault="00C97409" w:rsidP="00E510CE">
            <w:pPr>
              <w:spacing w:line="276" w:lineRule="auto"/>
            </w:pPr>
          </w:p>
          <w:p w14:paraId="333F144A" w14:textId="77777777" w:rsidR="00C97409" w:rsidRDefault="00C97409" w:rsidP="00E510CE">
            <w:pPr>
              <w:spacing w:line="276" w:lineRule="auto"/>
            </w:pPr>
          </w:p>
          <w:p w14:paraId="15FA1794" w14:textId="77777777" w:rsidR="00C97409" w:rsidRPr="000619D3" w:rsidRDefault="00C97409" w:rsidP="00E510CE">
            <w:pPr>
              <w:pStyle w:val="Answer"/>
            </w:pPr>
            <w:r>
              <w:t>rectangle</w:t>
            </w:r>
          </w:p>
        </w:tc>
        <w:tc>
          <w:tcPr>
            <w:tcW w:w="2588" w:type="dxa"/>
          </w:tcPr>
          <w:p w14:paraId="36674130" w14:textId="77777777" w:rsidR="00C97409" w:rsidRPr="000619D3" w:rsidRDefault="00C97409" w:rsidP="00C9740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1840EB"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15D2ED35" wp14:editId="57E2BDCE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61595</wp:posOffset>
                  </wp:positionV>
                  <wp:extent cx="1409700" cy="622300"/>
                  <wp:effectExtent l="0" t="0" r="0" b="6350"/>
                  <wp:wrapNone/>
                  <wp:docPr id="1703283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597545" name=""/>
                          <pic:cNvPicPr/>
                        </pic:nvPicPr>
                        <pic:blipFill rotWithShape="1">
                          <a:blip r:embed="rId137"/>
                          <a:srcRect l="3044" t="84767" r="349" b="1281"/>
                          <a:stretch/>
                        </pic:blipFill>
                        <pic:spPr bwMode="auto">
                          <a:xfrm>
                            <a:off x="0" y="0"/>
                            <a:ext cx="1409700" cy="622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3C9FA9" w14:textId="77777777" w:rsidR="00C97409" w:rsidRPr="000619D3" w:rsidRDefault="00C97409" w:rsidP="00E510CE">
            <w:pPr>
              <w:spacing w:line="276" w:lineRule="auto"/>
            </w:pPr>
          </w:p>
          <w:p w14:paraId="5AC5EC56" w14:textId="77777777" w:rsidR="00C97409" w:rsidRPr="000619D3" w:rsidRDefault="00C97409" w:rsidP="00E510CE">
            <w:pPr>
              <w:spacing w:line="276" w:lineRule="auto"/>
            </w:pPr>
          </w:p>
          <w:p w14:paraId="76088631" w14:textId="77777777" w:rsidR="00C97409" w:rsidRPr="000619D3" w:rsidRDefault="00C97409" w:rsidP="00E510CE">
            <w:pPr>
              <w:spacing w:line="276" w:lineRule="auto"/>
            </w:pPr>
          </w:p>
          <w:p w14:paraId="4010F5AB" w14:textId="77777777" w:rsidR="00C97409" w:rsidRPr="000619D3" w:rsidRDefault="00C97409" w:rsidP="00E510CE">
            <w:pPr>
              <w:spacing w:line="276" w:lineRule="auto"/>
            </w:pPr>
          </w:p>
          <w:p w14:paraId="65AD824D" w14:textId="77777777" w:rsidR="00C97409" w:rsidRPr="000619D3" w:rsidRDefault="00C97409" w:rsidP="00E510CE">
            <w:pPr>
              <w:pStyle w:val="Answer"/>
            </w:pPr>
            <w:r>
              <w:t>rhombus</w:t>
            </w:r>
          </w:p>
        </w:tc>
      </w:tr>
    </w:tbl>
    <w:p w14:paraId="01503F50" w14:textId="77777777" w:rsidR="00C97409" w:rsidRPr="00367A13" w:rsidRDefault="00C97409" w:rsidP="00C97409">
      <w:pPr>
        <w:spacing w:line="240" w:lineRule="auto"/>
        <w:rPr>
          <w:sz w:val="12"/>
          <w:szCs w:val="12"/>
        </w:rPr>
      </w:pPr>
    </w:p>
    <w:p w14:paraId="7E998646" w14:textId="77777777" w:rsidR="00C97409" w:rsidRDefault="00C97409" w:rsidP="009819DF">
      <w:pPr>
        <w:pStyle w:val="ListParagraph"/>
        <w:numPr>
          <w:ilvl w:val="0"/>
          <w:numId w:val="71"/>
        </w:numPr>
      </w:pPr>
      <w:r>
        <w:t>Explain why a square is a special type of rectangle.</w:t>
      </w:r>
    </w:p>
    <w:p w14:paraId="62C11DB2" w14:textId="77777777" w:rsidR="00C97409" w:rsidRPr="00367A13" w:rsidRDefault="00C97409" w:rsidP="00C97409">
      <w:pPr>
        <w:spacing w:line="240" w:lineRule="auto"/>
        <w:rPr>
          <w:sz w:val="12"/>
          <w:szCs w:val="12"/>
        </w:rPr>
      </w:pPr>
    </w:p>
    <w:p w14:paraId="259D1B32" w14:textId="77777777" w:rsidR="00C97409" w:rsidRDefault="00C97409" w:rsidP="00C97409">
      <w:pPr>
        <w:pStyle w:val="Answer"/>
      </w:pPr>
      <w:r>
        <w:t>A square has all the properties of a rectangle</w:t>
      </w:r>
    </w:p>
    <w:p w14:paraId="1729055D" w14:textId="77777777" w:rsidR="00C97409" w:rsidRDefault="00C97409" w:rsidP="009819DF">
      <w:pPr>
        <w:pStyle w:val="ListParagraph"/>
        <w:numPr>
          <w:ilvl w:val="0"/>
          <w:numId w:val="71"/>
        </w:numPr>
      </w:pPr>
      <w:r>
        <w:t>Explain why a rectangle is not a type of square.</w:t>
      </w:r>
    </w:p>
    <w:p w14:paraId="1BBF7D1B" w14:textId="77777777" w:rsidR="00C97409" w:rsidRPr="00367A13" w:rsidRDefault="00C97409" w:rsidP="00C97409">
      <w:pPr>
        <w:spacing w:line="240" w:lineRule="auto"/>
        <w:rPr>
          <w:sz w:val="12"/>
          <w:szCs w:val="12"/>
        </w:rPr>
      </w:pPr>
    </w:p>
    <w:p w14:paraId="1C2F30C1" w14:textId="77777777" w:rsidR="00C97409" w:rsidRDefault="00C97409" w:rsidP="00C97409">
      <w:pPr>
        <w:pStyle w:val="Answer"/>
      </w:pPr>
      <w:r>
        <w:t>A rectangle does not have all the properties of a square; it does not have equal sides.</w:t>
      </w:r>
    </w:p>
    <w:p w14:paraId="596E1B94" w14:textId="77777777" w:rsidR="00C97409" w:rsidRPr="000619D3" w:rsidRDefault="00C97409" w:rsidP="009819DF">
      <w:pPr>
        <w:numPr>
          <w:ilvl w:val="0"/>
          <w:numId w:val="71"/>
        </w:numPr>
        <w:spacing w:after="0" w:line="240" w:lineRule="auto"/>
        <w:contextualSpacing/>
      </w:pPr>
      <w:r w:rsidRPr="000619D3">
        <w:t xml:space="preserve">By considering the properties of special quadrilaterals, decide if the following are </w:t>
      </w:r>
      <w:r w:rsidRPr="000619D3">
        <w:rPr>
          <w:b/>
          <w:bCs/>
        </w:rPr>
        <w:t>always</w:t>
      </w:r>
      <w:r w:rsidRPr="000619D3">
        <w:t xml:space="preserve"> true. </w:t>
      </w:r>
    </w:p>
    <w:p w14:paraId="7024D0D5" w14:textId="77777777" w:rsidR="00C97409" w:rsidRDefault="00C97409" w:rsidP="009819DF">
      <w:pPr>
        <w:numPr>
          <w:ilvl w:val="1"/>
          <w:numId w:val="71"/>
        </w:numPr>
        <w:spacing w:after="0" w:line="240" w:lineRule="auto"/>
        <w:contextualSpacing/>
      </w:pPr>
      <w:r w:rsidRPr="000619D3">
        <w:t xml:space="preserve">A square is a type of rhombus. </w:t>
      </w:r>
      <w:r w:rsidRPr="000619D3">
        <w:tab/>
      </w:r>
      <w:r w:rsidRPr="000619D3">
        <w:tab/>
      </w:r>
      <w:r w:rsidRPr="000619D3">
        <w:tab/>
        <w:t>………………………</w:t>
      </w:r>
    </w:p>
    <w:p w14:paraId="4F6C73F0" w14:textId="77777777" w:rsidR="00C97409" w:rsidRPr="000619D3" w:rsidRDefault="00C97409" w:rsidP="00C97409">
      <w:pPr>
        <w:pStyle w:val="Answer"/>
        <w:spacing w:after="0"/>
      </w:pPr>
      <w:r>
        <w:t>true</w:t>
      </w:r>
    </w:p>
    <w:p w14:paraId="0EA8A212" w14:textId="77777777" w:rsidR="00C97409" w:rsidRDefault="00C97409" w:rsidP="009819DF">
      <w:pPr>
        <w:numPr>
          <w:ilvl w:val="1"/>
          <w:numId w:val="71"/>
        </w:numPr>
        <w:spacing w:after="0" w:line="240" w:lineRule="auto"/>
        <w:contextualSpacing/>
      </w:pPr>
      <w:r w:rsidRPr="000619D3">
        <w:t xml:space="preserve">A rectangle is a type of parallelogram. </w:t>
      </w:r>
      <w:r w:rsidRPr="000619D3">
        <w:tab/>
        <w:t>………………………</w:t>
      </w:r>
    </w:p>
    <w:p w14:paraId="765E44E2" w14:textId="77777777" w:rsidR="00C97409" w:rsidRPr="000619D3" w:rsidRDefault="00C97409" w:rsidP="00C97409">
      <w:pPr>
        <w:pStyle w:val="Answer"/>
        <w:spacing w:after="0"/>
      </w:pPr>
      <w:r>
        <w:t>true</w:t>
      </w:r>
    </w:p>
    <w:p w14:paraId="198582B9" w14:textId="77777777" w:rsidR="00C97409" w:rsidRDefault="00C97409" w:rsidP="009819DF">
      <w:pPr>
        <w:numPr>
          <w:ilvl w:val="1"/>
          <w:numId w:val="71"/>
        </w:numPr>
        <w:spacing w:after="0" w:line="240" w:lineRule="auto"/>
        <w:contextualSpacing/>
      </w:pPr>
      <w:r w:rsidRPr="000619D3">
        <w:t xml:space="preserve">A parallelogram is a type of square. </w:t>
      </w:r>
      <w:r w:rsidRPr="000619D3">
        <w:tab/>
      </w:r>
      <w:r w:rsidRPr="000619D3">
        <w:tab/>
        <w:t>………………………</w:t>
      </w:r>
    </w:p>
    <w:p w14:paraId="31F4A6FC" w14:textId="77777777" w:rsidR="00C97409" w:rsidRPr="000619D3" w:rsidRDefault="00C97409" w:rsidP="00C97409">
      <w:pPr>
        <w:pStyle w:val="Answer"/>
        <w:spacing w:after="0"/>
      </w:pPr>
      <w:r>
        <w:t>false</w:t>
      </w:r>
    </w:p>
    <w:p w14:paraId="11B6D8BB" w14:textId="77777777" w:rsidR="00C97409" w:rsidRDefault="00C97409" w:rsidP="009819DF">
      <w:pPr>
        <w:numPr>
          <w:ilvl w:val="1"/>
          <w:numId w:val="71"/>
        </w:numPr>
        <w:spacing w:after="0" w:line="240" w:lineRule="auto"/>
        <w:contextualSpacing/>
      </w:pPr>
      <w:r w:rsidRPr="000619D3">
        <w:t>A rhombus is a type of parallelogram.</w:t>
      </w:r>
      <w:r w:rsidRPr="000619D3">
        <w:tab/>
      </w:r>
      <w:r w:rsidRPr="000619D3">
        <w:tab/>
        <w:t>………………………</w:t>
      </w:r>
    </w:p>
    <w:p w14:paraId="2EA546D7" w14:textId="77777777" w:rsidR="00C97409" w:rsidRDefault="00C97409" w:rsidP="00C97409">
      <w:pPr>
        <w:pStyle w:val="Answer"/>
        <w:spacing w:after="0"/>
      </w:pPr>
      <w:r>
        <w:t>true</w:t>
      </w:r>
    </w:p>
    <w:p w14:paraId="159B75D5" w14:textId="77777777" w:rsidR="00C97409" w:rsidRDefault="00C97409" w:rsidP="009819DF">
      <w:pPr>
        <w:numPr>
          <w:ilvl w:val="1"/>
          <w:numId w:val="71"/>
        </w:numPr>
        <w:spacing w:after="0" w:line="240" w:lineRule="auto"/>
        <w:contextualSpacing/>
      </w:pPr>
      <w:r>
        <w:t>A parallelogram is a type of rhombus.</w:t>
      </w:r>
      <w:r>
        <w:tab/>
      </w:r>
      <w:r>
        <w:tab/>
        <w:t>………………………</w:t>
      </w:r>
    </w:p>
    <w:p w14:paraId="08042A0C" w14:textId="77777777" w:rsidR="00C97409" w:rsidRDefault="00C97409" w:rsidP="00C97409">
      <w:pPr>
        <w:pStyle w:val="Answer"/>
        <w:spacing w:after="0"/>
      </w:pPr>
      <w:r>
        <w:t>false</w:t>
      </w:r>
    </w:p>
    <w:p w14:paraId="22CDD4A5" w14:textId="77777777" w:rsidR="00C97409" w:rsidRPr="000619D3" w:rsidRDefault="00C97409" w:rsidP="009819DF">
      <w:pPr>
        <w:numPr>
          <w:ilvl w:val="1"/>
          <w:numId w:val="71"/>
        </w:numPr>
        <w:spacing w:after="0" w:line="240" w:lineRule="auto"/>
        <w:contextualSpacing/>
      </w:pPr>
      <w:r>
        <w:t>A rhombus is a type of kite.</w:t>
      </w:r>
      <w:r>
        <w:tab/>
      </w:r>
      <w:r>
        <w:tab/>
      </w:r>
      <w:r>
        <w:tab/>
        <w:t>………………………</w:t>
      </w:r>
    </w:p>
    <w:p w14:paraId="4D637FF4" w14:textId="77777777" w:rsidR="00C97409" w:rsidRDefault="00C97409" w:rsidP="00C97409">
      <w:pPr>
        <w:pStyle w:val="Answer"/>
        <w:spacing w:after="0"/>
      </w:pPr>
      <w:r>
        <w:t>true</w:t>
      </w:r>
    </w:p>
    <w:p w14:paraId="7D308E73" w14:textId="77777777" w:rsidR="00C97409" w:rsidRPr="000619D3" w:rsidRDefault="00C97409" w:rsidP="009819DF">
      <w:pPr>
        <w:numPr>
          <w:ilvl w:val="0"/>
          <w:numId w:val="71"/>
        </w:numPr>
      </w:pPr>
      <w:r w:rsidRPr="000619D3">
        <w:lastRenderedPageBreak/>
        <w:t xml:space="preserve"> Sketch a: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97409" w:rsidRPr="000619D3" w14:paraId="31610493" w14:textId="77777777" w:rsidTr="00E510CE">
        <w:tc>
          <w:tcPr>
            <w:tcW w:w="3449" w:type="dxa"/>
          </w:tcPr>
          <w:p w14:paraId="4AD5D7AD" w14:textId="77777777" w:rsidR="00C97409" w:rsidRDefault="00C97409" w:rsidP="009819DF">
            <w:pPr>
              <w:numPr>
                <w:ilvl w:val="0"/>
                <w:numId w:val="73"/>
              </w:numPr>
              <w:spacing w:after="100" w:line="276" w:lineRule="auto"/>
            </w:pPr>
            <w:r w:rsidRPr="000619D3">
              <w:t xml:space="preserve">trapezium ABCD, </w:t>
            </w:r>
            <w:r w:rsidRPr="000619D3">
              <w:br/>
              <w:t>with AB parallel to CD</w:t>
            </w:r>
          </w:p>
          <w:p w14:paraId="08BFD21B" w14:textId="77777777" w:rsidR="00C97409" w:rsidRDefault="00C97409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18016" behindDoc="0" locked="0" layoutInCell="1" allowOverlap="1" wp14:anchorId="3098607A" wp14:editId="60B9FD96">
                  <wp:simplePos x="0" y="0"/>
                  <wp:positionH relativeFrom="column">
                    <wp:posOffset>211338</wp:posOffset>
                  </wp:positionH>
                  <wp:positionV relativeFrom="paragraph">
                    <wp:posOffset>159385</wp:posOffset>
                  </wp:positionV>
                  <wp:extent cx="1759204" cy="936000"/>
                  <wp:effectExtent l="0" t="0" r="0" b="0"/>
                  <wp:wrapNone/>
                  <wp:docPr id="44429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290623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20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EC0982" w14:textId="77777777" w:rsidR="00C97409" w:rsidRDefault="00C97409" w:rsidP="00E510CE">
            <w:pPr>
              <w:spacing w:after="100" w:line="276" w:lineRule="auto"/>
            </w:pPr>
          </w:p>
          <w:p w14:paraId="1735A6CE" w14:textId="77777777" w:rsidR="00C97409" w:rsidRDefault="00C97409" w:rsidP="00E510CE">
            <w:pPr>
              <w:spacing w:after="100" w:line="276" w:lineRule="auto"/>
            </w:pPr>
          </w:p>
          <w:p w14:paraId="004CF9DE" w14:textId="77777777" w:rsidR="00C97409" w:rsidRDefault="00C97409" w:rsidP="00E510CE">
            <w:pPr>
              <w:spacing w:after="100" w:line="276" w:lineRule="auto"/>
            </w:pPr>
          </w:p>
          <w:p w14:paraId="241A62A3" w14:textId="77777777" w:rsidR="00C97409" w:rsidRDefault="00C97409" w:rsidP="00E510CE">
            <w:pPr>
              <w:spacing w:after="100" w:line="276" w:lineRule="auto"/>
            </w:pPr>
          </w:p>
          <w:p w14:paraId="2346C868" w14:textId="77777777" w:rsidR="00C97409" w:rsidRPr="000619D3" w:rsidRDefault="00C97409" w:rsidP="00E510CE">
            <w:pPr>
              <w:spacing w:after="100" w:line="276" w:lineRule="auto"/>
            </w:pPr>
          </w:p>
        </w:tc>
        <w:tc>
          <w:tcPr>
            <w:tcW w:w="3449" w:type="dxa"/>
          </w:tcPr>
          <w:p w14:paraId="6D8300B1" w14:textId="77777777" w:rsidR="00C97409" w:rsidRDefault="00C97409" w:rsidP="009819DF">
            <w:pPr>
              <w:numPr>
                <w:ilvl w:val="0"/>
                <w:numId w:val="73"/>
              </w:numPr>
              <w:spacing w:after="100" w:line="276" w:lineRule="auto"/>
            </w:pPr>
            <w:r w:rsidRPr="000619D3">
              <w:t xml:space="preserve">trapezium ABCD, </w:t>
            </w:r>
            <w:r w:rsidRPr="000619D3">
              <w:br/>
              <w:t xml:space="preserve">with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0619D3">
              <w:t>ABC acute</w:t>
            </w:r>
          </w:p>
          <w:p w14:paraId="55BE6802" w14:textId="77777777" w:rsidR="00C97409" w:rsidRDefault="00C97409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5A425874" wp14:editId="3E4848BC">
                  <wp:simplePos x="0" y="0"/>
                  <wp:positionH relativeFrom="column">
                    <wp:posOffset>332752</wp:posOffset>
                  </wp:positionH>
                  <wp:positionV relativeFrom="paragraph">
                    <wp:posOffset>153670</wp:posOffset>
                  </wp:positionV>
                  <wp:extent cx="1294130" cy="935990"/>
                  <wp:effectExtent l="0" t="0" r="1270" b="0"/>
                  <wp:wrapNone/>
                  <wp:docPr id="197822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222851" name="Picture 1"/>
                          <pic:cNvPicPr/>
                        </pic:nvPicPr>
                        <pic:blipFill>
                          <a:blip r:embed="rId1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3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A8E92D" w14:textId="77777777" w:rsidR="00C97409" w:rsidRDefault="00C97409" w:rsidP="00E510CE">
            <w:pPr>
              <w:spacing w:after="100" w:line="276" w:lineRule="auto"/>
            </w:pPr>
          </w:p>
          <w:p w14:paraId="5F060BA8" w14:textId="77777777" w:rsidR="00C97409" w:rsidRDefault="00C97409" w:rsidP="00E510CE">
            <w:pPr>
              <w:spacing w:after="100" w:line="276" w:lineRule="auto"/>
            </w:pPr>
          </w:p>
          <w:p w14:paraId="05FA2199" w14:textId="77777777" w:rsidR="00C97409" w:rsidRDefault="00C97409" w:rsidP="00E510CE">
            <w:pPr>
              <w:spacing w:after="100" w:line="276" w:lineRule="auto"/>
            </w:pPr>
          </w:p>
          <w:p w14:paraId="67E79DD5" w14:textId="77777777" w:rsidR="00C97409" w:rsidRDefault="00C97409" w:rsidP="00E510CE">
            <w:pPr>
              <w:spacing w:after="100" w:line="276" w:lineRule="auto"/>
            </w:pPr>
          </w:p>
          <w:p w14:paraId="3B9ED782" w14:textId="77777777" w:rsidR="00C97409" w:rsidRPr="000619D3" w:rsidRDefault="00C97409" w:rsidP="00E510CE">
            <w:pPr>
              <w:spacing w:after="100" w:line="276" w:lineRule="auto"/>
            </w:pPr>
          </w:p>
        </w:tc>
        <w:tc>
          <w:tcPr>
            <w:tcW w:w="3449" w:type="dxa"/>
          </w:tcPr>
          <w:p w14:paraId="57BE7BFA" w14:textId="77777777" w:rsidR="00C97409" w:rsidRPr="000619D3" w:rsidRDefault="00C97409" w:rsidP="009819DF">
            <w:pPr>
              <w:numPr>
                <w:ilvl w:val="0"/>
                <w:numId w:val="73"/>
              </w:numPr>
              <w:spacing w:after="100" w:line="276" w:lineRule="auto"/>
            </w:pPr>
            <w:r w:rsidRPr="000619D3">
              <w:t xml:space="preserve">kite, PQRS, with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0619D3">
              <w:t xml:space="preserve">PQR and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0619D3">
              <w:t>PSR both obtuse</w:t>
            </w:r>
          </w:p>
          <w:p w14:paraId="41A71949" w14:textId="77777777" w:rsidR="00C97409" w:rsidRPr="000619D3" w:rsidRDefault="00C97409" w:rsidP="00E510CE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20064" behindDoc="0" locked="0" layoutInCell="1" allowOverlap="1" wp14:anchorId="761B3207" wp14:editId="0C5B3FAA">
                  <wp:simplePos x="0" y="0"/>
                  <wp:positionH relativeFrom="column">
                    <wp:posOffset>418831</wp:posOffset>
                  </wp:positionH>
                  <wp:positionV relativeFrom="paragraph">
                    <wp:posOffset>105921</wp:posOffset>
                  </wp:positionV>
                  <wp:extent cx="1537090" cy="1029025"/>
                  <wp:effectExtent l="0" t="0" r="6350" b="0"/>
                  <wp:wrapNone/>
                  <wp:docPr id="2115718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18148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090" cy="10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81DBD6" w14:textId="77777777" w:rsidR="00C97409" w:rsidRPr="000619D3" w:rsidRDefault="00C97409" w:rsidP="00E510CE">
            <w:pPr>
              <w:spacing w:after="100" w:line="276" w:lineRule="auto"/>
            </w:pPr>
          </w:p>
          <w:p w14:paraId="0ADB842D" w14:textId="77777777" w:rsidR="00C97409" w:rsidRPr="000619D3" w:rsidRDefault="00C97409" w:rsidP="00E510CE">
            <w:pPr>
              <w:spacing w:after="100" w:line="276" w:lineRule="auto"/>
            </w:pPr>
          </w:p>
          <w:p w14:paraId="226A6740" w14:textId="77777777" w:rsidR="00C97409" w:rsidRPr="000619D3" w:rsidRDefault="00C97409" w:rsidP="00E510CE">
            <w:pPr>
              <w:spacing w:after="100" w:line="276" w:lineRule="auto"/>
            </w:pPr>
          </w:p>
          <w:p w14:paraId="6707BEDD" w14:textId="77777777" w:rsidR="00C97409" w:rsidRPr="000619D3" w:rsidRDefault="00C97409" w:rsidP="00E510CE">
            <w:pPr>
              <w:spacing w:after="100" w:line="276" w:lineRule="auto"/>
            </w:pPr>
          </w:p>
          <w:p w14:paraId="2F322277" w14:textId="77777777" w:rsidR="00C97409" w:rsidRPr="000619D3" w:rsidRDefault="00C97409" w:rsidP="00E510CE">
            <w:pPr>
              <w:spacing w:after="100" w:line="276" w:lineRule="auto"/>
            </w:pPr>
          </w:p>
        </w:tc>
      </w:tr>
    </w:tbl>
    <w:p w14:paraId="71F950F8" w14:textId="77777777" w:rsidR="00C97409" w:rsidRPr="000619D3" w:rsidRDefault="00C97409" w:rsidP="00C97409"/>
    <w:p w14:paraId="04A42492" w14:textId="77777777" w:rsidR="00C97409" w:rsidRPr="000619D3" w:rsidRDefault="00C97409" w:rsidP="009819DF">
      <w:pPr>
        <w:numPr>
          <w:ilvl w:val="0"/>
          <w:numId w:val="71"/>
        </w:numPr>
        <w:spacing w:line="360" w:lineRule="auto"/>
      </w:pPr>
      <w:r w:rsidRPr="000619D3">
        <w:t>Find the missing angles. You will need to use properties of quadrilaterals.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97409" w:rsidRPr="000619D3" w14:paraId="5CF2DF55" w14:textId="77777777" w:rsidTr="00E510CE">
        <w:tc>
          <w:tcPr>
            <w:tcW w:w="5173" w:type="dxa"/>
          </w:tcPr>
          <w:p w14:paraId="281BACDD" w14:textId="77777777" w:rsidR="00C97409" w:rsidRPr="000619D3" w:rsidRDefault="00C97409" w:rsidP="009819DF">
            <w:pPr>
              <w:numPr>
                <w:ilvl w:val="0"/>
                <w:numId w:val="74"/>
              </w:numPr>
              <w:spacing w:after="100"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83200" behindDoc="0" locked="0" layoutInCell="1" allowOverlap="1" wp14:anchorId="23A61FD2" wp14:editId="371F8492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36195</wp:posOffset>
                  </wp:positionV>
                  <wp:extent cx="2880995" cy="987425"/>
                  <wp:effectExtent l="0" t="0" r="0" b="3175"/>
                  <wp:wrapNone/>
                  <wp:docPr id="27" name="Picture 27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1"/>
                          <a:srcRect l="3343" r="51652" b="70634"/>
                          <a:stretch/>
                        </pic:blipFill>
                        <pic:spPr bwMode="auto">
                          <a:xfrm>
                            <a:off x="0" y="0"/>
                            <a:ext cx="2880995" cy="987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48C35A20" w14:textId="77777777" w:rsidR="00C97409" w:rsidRPr="000619D3" w:rsidRDefault="00C97409" w:rsidP="00E510CE">
            <w:pPr>
              <w:spacing w:after="100" w:line="360" w:lineRule="auto"/>
            </w:pPr>
          </w:p>
          <w:p w14:paraId="09654E2D" w14:textId="77777777" w:rsidR="00C97409" w:rsidRDefault="00C97409" w:rsidP="00E510CE">
            <w:pPr>
              <w:spacing w:after="100" w:line="360" w:lineRule="auto"/>
            </w:pPr>
          </w:p>
          <w:p w14:paraId="0E74D1F1" w14:textId="77777777" w:rsidR="00C97409" w:rsidRPr="000619D3" w:rsidRDefault="00C97409" w:rsidP="00E510CE">
            <w:pPr>
              <w:spacing w:after="100" w:line="360" w:lineRule="auto"/>
            </w:pPr>
          </w:p>
          <w:p w14:paraId="32A6C9DE" w14:textId="77777777" w:rsidR="00C97409" w:rsidRPr="000619D3" w:rsidRDefault="00C97409" w:rsidP="00E510CE">
            <w:pPr>
              <w:pStyle w:val="Answer"/>
            </w:pPr>
            <w:r>
              <w:t xml:space="preserve">90°, 90° </w:t>
            </w:r>
          </w:p>
        </w:tc>
        <w:tc>
          <w:tcPr>
            <w:tcW w:w="5174" w:type="dxa"/>
          </w:tcPr>
          <w:p w14:paraId="439B0FC8" w14:textId="77777777" w:rsidR="00C97409" w:rsidRDefault="00C97409" w:rsidP="009819DF">
            <w:pPr>
              <w:numPr>
                <w:ilvl w:val="0"/>
                <w:numId w:val="74"/>
              </w:numPr>
              <w:spacing w:after="100"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84224" behindDoc="0" locked="0" layoutInCell="1" allowOverlap="1" wp14:anchorId="4F2DA13E" wp14:editId="248F96F3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67945</wp:posOffset>
                  </wp:positionV>
                  <wp:extent cx="2880360" cy="828040"/>
                  <wp:effectExtent l="0" t="0" r="0" b="0"/>
                  <wp:wrapNone/>
                  <wp:docPr id="844295761" name="Picture 84429576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1"/>
                          <a:srcRect l="54995" b="75365"/>
                          <a:stretch/>
                        </pic:blipFill>
                        <pic:spPr bwMode="auto">
                          <a:xfrm>
                            <a:off x="0" y="0"/>
                            <a:ext cx="2880360" cy="828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B94619" w14:textId="77777777" w:rsidR="00C97409" w:rsidRDefault="00C97409" w:rsidP="00E510CE">
            <w:pPr>
              <w:spacing w:after="100" w:line="360" w:lineRule="auto"/>
            </w:pPr>
          </w:p>
          <w:p w14:paraId="14C2E9C7" w14:textId="77777777" w:rsidR="00C97409" w:rsidRDefault="00C97409" w:rsidP="00E510CE">
            <w:pPr>
              <w:spacing w:after="100" w:line="360" w:lineRule="auto"/>
            </w:pPr>
          </w:p>
          <w:p w14:paraId="148F2FB8" w14:textId="77777777" w:rsidR="00C97409" w:rsidRDefault="00C97409" w:rsidP="00E510CE">
            <w:pPr>
              <w:spacing w:after="100" w:line="360" w:lineRule="auto"/>
            </w:pPr>
          </w:p>
          <w:p w14:paraId="542650B4" w14:textId="77777777" w:rsidR="00C97409" w:rsidRPr="000619D3" w:rsidRDefault="00C97409" w:rsidP="00E510CE">
            <w:pPr>
              <w:pStyle w:val="Answer"/>
            </w:pPr>
            <w:r>
              <w:t xml:space="preserve">34°, 146° </w:t>
            </w:r>
          </w:p>
        </w:tc>
      </w:tr>
      <w:tr w:rsidR="00C97409" w:rsidRPr="000619D3" w14:paraId="038F48CA" w14:textId="77777777" w:rsidTr="00E510CE">
        <w:tc>
          <w:tcPr>
            <w:tcW w:w="5173" w:type="dxa"/>
          </w:tcPr>
          <w:p w14:paraId="6C6EA6D4" w14:textId="77777777" w:rsidR="00C97409" w:rsidRPr="000619D3" w:rsidRDefault="00C97409" w:rsidP="009819DF">
            <w:pPr>
              <w:numPr>
                <w:ilvl w:val="0"/>
                <w:numId w:val="74"/>
              </w:numPr>
              <w:spacing w:after="100"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86272" behindDoc="0" locked="0" layoutInCell="1" allowOverlap="1" wp14:anchorId="339EB06F" wp14:editId="69E36917">
                  <wp:simplePos x="0" y="0"/>
                  <wp:positionH relativeFrom="column">
                    <wp:posOffset>271145</wp:posOffset>
                  </wp:positionH>
                  <wp:positionV relativeFrom="paragraph">
                    <wp:posOffset>32385</wp:posOffset>
                  </wp:positionV>
                  <wp:extent cx="2880995" cy="1393190"/>
                  <wp:effectExtent l="0" t="0" r="0" b="0"/>
                  <wp:wrapNone/>
                  <wp:docPr id="506830464" name="Picture 506830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830464" name="Picture 506830464"/>
                          <pic:cNvPicPr/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4" b="1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995" cy="1393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6C0302E2" w14:textId="77777777" w:rsidR="00C97409" w:rsidRPr="000619D3" w:rsidRDefault="00C97409" w:rsidP="00E510CE">
            <w:pPr>
              <w:spacing w:after="100" w:line="360" w:lineRule="auto"/>
            </w:pPr>
          </w:p>
          <w:p w14:paraId="4A927949" w14:textId="77777777" w:rsidR="00C97409" w:rsidRPr="000619D3" w:rsidRDefault="00C97409" w:rsidP="00E510CE">
            <w:pPr>
              <w:spacing w:after="100" w:line="360" w:lineRule="auto"/>
            </w:pPr>
          </w:p>
          <w:p w14:paraId="7043AF9F" w14:textId="77777777" w:rsidR="00C97409" w:rsidRPr="000619D3" w:rsidRDefault="00C97409" w:rsidP="00E510CE">
            <w:pPr>
              <w:spacing w:after="100" w:line="360" w:lineRule="auto"/>
            </w:pPr>
          </w:p>
          <w:p w14:paraId="6FB55940" w14:textId="77777777" w:rsidR="00C97409" w:rsidRPr="000619D3" w:rsidRDefault="00C97409" w:rsidP="00E510CE">
            <w:pPr>
              <w:spacing w:after="100" w:line="360" w:lineRule="auto"/>
            </w:pPr>
          </w:p>
          <w:p w14:paraId="1B2DDB12" w14:textId="77777777" w:rsidR="00C97409" w:rsidRPr="000619D3" w:rsidRDefault="00C97409" w:rsidP="00E510CE">
            <w:pPr>
              <w:pStyle w:val="Answer"/>
            </w:pPr>
            <w:r>
              <w:t xml:space="preserve">125° </w:t>
            </w:r>
          </w:p>
        </w:tc>
        <w:tc>
          <w:tcPr>
            <w:tcW w:w="5174" w:type="dxa"/>
          </w:tcPr>
          <w:p w14:paraId="493A0DE4" w14:textId="77777777" w:rsidR="00C97409" w:rsidRDefault="00C97409" w:rsidP="009819DF">
            <w:pPr>
              <w:numPr>
                <w:ilvl w:val="0"/>
                <w:numId w:val="74"/>
              </w:numPr>
              <w:spacing w:after="100"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85248" behindDoc="0" locked="0" layoutInCell="1" allowOverlap="1" wp14:anchorId="54437E3B" wp14:editId="3C4E8655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64135</wp:posOffset>
                  </wp:positionV>
                  <wp:extent cx="2881457" cy="1371600"/>
                  <wp:effectExtent l="0" t="0" r="0" b="0"/>
                  <wp:wrapNone/>
                  <wp:docPr id="349723388" name="Picture 349723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23388" name="Picture 349723388"/>
                          <pic:cNvPicPr/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8" r="1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457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33C130" w14:textId="77777777" w:rsidR="00C97409" w:rsidRDefault="00C97409" w:rsidP="00E510CE">
            <w:pPr>
              <w:spacing w:after="100" w:line="360" w:lineRule="auto"/>
            </w:pPr>
          </w:p>
          <w:p w14:paraId="038734B8" w14:textId="77777777" w:rsidR="00C97409" w:rsidRDefault="00C97409" w:rsidP="00E510CE">
            <w:pPr>
              <w:spacing w:after="100" w:line="360" w:lineRule="auto"/>
            </w:pPr>
          </w:p>
          <w:p w14:paraId="74FE27FE" w14:textId="77777777" w:rsidR="00C97409" w:rsidRDefault="00C97409" w:rsidP="00E510CE">
            <w:pPr>
              <w:spacing w:after="100" w:line="360" w:lineRule="auto"/>
            </w:pPr>
          </w:p>
          <w:p w14:paraId="55514178" w14:textId="77777777" w:rsidR="00C97409" w:rsidRDefault="00C97409" w:rsidP="00E510CE">
            <w:pPr>
              <w:spacing w:after="100" w:line="360" w:lineRule="auto"/>
            </w:pPr>
          </w:p>
          <w:p w14:paraId="29497EB9" w14:textId="77777777" w:rsidR="00C97409" w:rsidRPr="000619D3" w:rsidRDefault="00C97409" w:rsidP="00E510CE">
            <w:pPr>
              <w:pStyle w:val="Answer"/>
            </w:pPr>
            <w:r>
              <w:t xml:space="preserve">130°, 50° </w:t>
            </w:r>
          </w:p>
        </w:tc>
      </w:tr>
    </w:tbl>
    <w:p w14:paraId="2AE82F19" w14:textId="77777777" w:rsidR="00C97409" w:rsidRDefault="00C97409" w:rsidP="00C97409"/>
    <w:p w14:paraId="28639106" w14:textId="77777777" w:rsidR="00C97409" w:rsidRDefault="00C97409" w:rsidP="00C97409"/>
    <w:p w14:paraId="0EBF5CD6" w14:textId="77777777" w:rsidR="00C97409" w:rsidRDefault="00C97409" w:rsidP="00C97409"/>
    <w:p w14:paraId="5E59466C" w14:textId="77777777" w:rsidR="00C97409" w:rsidRDefault="00C97409" w:rsidP="00C97409"/>
    <w:p w14:paraId="21EF7E6B" w14:textId="77777777" w:rsidR="00C97409" w:rsidRDefault="00C97409" w:rsidP="00C97409"/>
    <w:p w14:paraId="7BD198E6" w14:textId="77777777" w:rsidR="00C97409" w:rsidRDefault="00C97409" w:rsidP="00C97409"/>
    <w:p w14:paraId="32E39B14" w14:textId="77777777" w:rsidR="00C97409" w:rsidRDefault="00C97409" w:rsidP="00C97409"/>
    <w:p w14:paraId="60C11AEA" w14:textId="77777777" w:rsidR="00C97409" w:rsidRDefault="00C97409" w:rsidP="00C97409"/>
    <w:p w14:paraId="6B327C3D" w14:textId="77777777" w:rsidR="00C97409" w:rsidRDefault="00C97409" w:rsidP="00C97409"/>
    <w:p w14:paraId="0AD52C52" w14:textId="77777777" w:rsidR="00C97409" w:rsidRDefault="00C97409" w:rsidP="00C97409"/>
    <w:p w14:paraId="2F11F884" w14:textId="77777777" w:rsidR="00C97409" w:rsidRDefault="00C97409" w:rsidP="00C97409"/>
    <w:p w14:paraId="5F77B8AB" w14:textId="77777777" w:rsidR="00C97409" w:rsidRDefault="00C97409" w:rsidP="00C97409"/>
    <w:p w14:paraId="0EF4545C" w14:textId="77777777" w:rsidR="00C97409" w:rsidRDefault="00C97409" w:rsidP="00C97409"/>
    <w:p w14:paraId="4E5517E6" w14:textId="77777777" w:rsidR="00C97409" w:rsidRDefault="00C97409" w:rsidP="00C97409">
      <w:pPr>
        <w:pStyle w:val="Level"/>
      </w:pPr>
      <w:r>
        <w:lastRenderedPageBreak/>
        <w:t>Development</w:t>
      </w:r>
    </w:p>
    <w:p w14:paraId="3182C186" w14:textId="77777777" w:rsidR="00C97409" w:rsidRPr="000619D3" w:rsidRDefault="00C97409" w:rsidP="009819DF">
      <w:pPr>
        <w:numPr>
          <w:ilvl w:val="0"/>
          <w:numId w:val="71"/>
        </w:numPr>
      </w:pPr>
      <w:r>
        <w:t>First identify the quadrilateral, then d</w:t>
      </w:r>
      <w:r w:rsidRPr="000619D3">
        <w:t>etermine the values of the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97409" w:rsidRPr="000619D3" w14:paraId="3EB93AE8" w14:textId="77777777" w:rsidTr="00E510CE">
        <w:tc>
          <w:tcPr>
            <w:tcW w:w="3449" w:type="dxa"/>
          </w:tcPr>
          <w:p w14:paraId="00470BE6" w14:textId="77777777" w:rsidR="00C97409" w:rsidRPr="00F242C7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w:r>
              <w:t>Quadrilateral:</w:t>
            </w:r>
            <w:r>
              <w:br/>
              <w:t>…………………………</w:t>
            </w:r>
          </w:p>
          <w:p w14:paraId="40A01E58" w14:textId="77777777" w:rsidR="00C97409" w:rsidRDefault="00C97409" w:rsidP="00E510CE">
            <w:pPr>
              <w:spacing w:line="360" w:lineRule="auto"/>
              <w:ind w:left="567"/>
            </w:pPr>
            <w:r w:rsidRPr="000619D3">
              <w:rPr>
                <w:noProof/>
              </w:rPr>
              <w:drawing>
                <wp:anchor distT="0" distB="0" distL="114300" distR="114300" simplePos="0" relativeHeight="252087296" behindDoc="0" locked="0" layoutInCell="1" allowOverlap="1" wp14:anchorId="2B84501C" wp14:editId="0E0204DD">
                  <wp:simplePos x="0" y="0"/>
                  <wp:positionH relativeFrom="column">
                    <wp:posOffset>-5149</wp:posOffset>
                  </wp:positionH>
                  <wp:positionV relativeFrom="paragraph">
                    <wp:posOffset>401320</wp:posOffset>
                  </wp:positionV>
                  <wp:extent cx="2068195" cy="1344028"/>
                  <wp:effectExtent l="0" t="0" r="8255" b="889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4"/>
                          <a:srcRect l="5570" t="21014" r="53992" b="21320"/>
                          <a:stretch/>
                        </pic:blipFill>
                        <pic:spPr bwMode="auto">
                          <a:xfrm>
                            <a:off x="0" y="0"/>
                            <a:ext cx="2068195" cy="1344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∠ECB=</m:t>
              </m:r>
            </m:oMath>
            <w:r>
              <w:t xml:space="preserve"> ……………… </w:t>
            </w:r>
          </w:p>
          <w:p w14:paraId="59B8DAC1" w14:textId="77777777" w:rsidR="00C97409" w:rsidRDefault="00C97409" w:rsidP="00E510CE">
            <w:pPr>
              <w:spacing w:line="360" w:lineRule="auto"/>
              <w:ind w:left="567"/>
            </w:pPr>
          </w:p>
          <w:p w14:paraId="23ACFC9A" w14:textId="77777777" w:rsidR="00C97409" w:rsidRDefault="00C97409" w:rsidP="00E510CE">
            <w:pPr>
              <w:spacing w:line="360" w:lineRule="auto"/>
              <w:ind w:left="567"/>
            </w:pPr>
          </w:p>
          <w:p w14:paraId="3E63554B" w14:textId="77777777" w:rsidR="00C97409" w:rsidRDefault="00C97409" w:rsidP="00E510CE">
            <w:pPr>
              <w:spacing w:line="360" w:lineRule="auto"/>
              <w:ind w:left="567"/>
            </w:pPr>
          </w:p>
          <w:p w14:paraId="03CC04AD" w14:textId="77777777" w:rsidR="00C97409" w:rsidRDefault="00C97409" w:rsidP="00E510CE">
            <w:pPr>
              <w:spacing w:line="360" w:lineRule="auto"/>
              <w:ind w:left="567"/>
            </w:pPr>
          </w:p>
          <w:p w14:paraId="44DC1FF0" w14:textId="77777777" w:rsidR="00C97409" w:rsidRDefault="00C97409" w:rsidP="00E510CE">
            <w:pPr>
              <w:spacing w:line="360" w:lineRule="auto"/>
              <w:ind w:left="567"/>
            </w:pPr>
          </w:p>
          <w:p w14:paraId="4BC211C7" w14:textId="77777777" w:rsidR="00C97409" w:rsidRDefault="00C97409" w:rsidP="00E510CE">
            <w:pPr>
              <w:spacing w:line="360" w:lineRule="auto"/>
              <w:ind w:left="567"/>
            </w:pPr>
          </w:p>
          <w:p w14:paraId="6F30E618" w14:textId="77777777" w:rsidR="00C97409" w:rsidRDefault="00C97409" w:rsidP="00E510CE">
            <w:pPr>
              <w:pStyle w:val="Answer"/>
            </w:pPr>
            <w:r>
              <w:t>Rectangle</w:t>
            </w:r>
          </w:p>
          <w:p w14:paraId="41F808A6" w14:textId="77777777" w:rsidR="00C97409" w:rsidRPr="00984F68" w:rsidRDefault="00C97409" w:rsidP="00E510CE">
            <w:pPr>
              <w:pStyle w:val="Answer"/>
            </w:pPr>
            <w:r>
              <w:t xml:space="preserve">67° </w:t>
            </w:r>
          </w:p>
        </w:tc>
        <w:tc>
          <w:tcPr>
            <w:tcW w:w="3449" w:type="dxa"/>
          </w:tcPr>
          <w:p w14:paraId="6370B1BA" w14:textId="77777777" w:rsidR="00C97409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89344" behindDoc="0" locked="0" layoutInCell="1" allowOverlap="1" wp14:anchorId="7E8138B8" wp14:editId="3E69F20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1101090</wp:posOffset>
                  </wp:positionV>
                  <wp:extent cx="2118360" cy="994410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5"/>
                          <a:srcRect l="6015" t="8102" r="57223" b="62694"/>
                          <a:stretch/>
                        </pic:blipFill>
                        <pic:spPr bwMode="auto">
                          <a:xfrm>
                            <a:off x="0" y="0"/>
                            <a:ext cx="2118360" cy="994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Quadrilateral:</w:t>
            </w:r>
            <w:r>
              <w:br/>
              <w:t>…………………………</w:t>
            </w:r>
            <w:r>
              <w:br/>
              <w:t xml:space="preserve"> </w:t>
            </w:r>
            <m:oMath>
              <m:r>
                <w:rPr>
                  <w:rFonts w:ascii="Cambria Math" w:hAnsi="Cambria Math"/>
                </w:rPr>
                <m:t>∠CEB=</m:t>
              </m:r>
            </m:oMath>
            <w:r>
              <w:t xml:space="preserve"> ……………… </w:t>
            </w:r>
          </w:p>
          <w:p w14:paraId="755F1C36" w14:textId="77777777" w:rsidR="00C97409" w:rsidRDefault="00C97409" w:rsidP="00E510CE">
            <w:pPr>
              <w:spacing w:line="360" w:lineRule="auto"/>
            </w:pPr>
          </w:p>
          <w:p w14:paraId="5CCA362E" w14:textId="77777777" w:rsidR="00C97409" w:rsidRDefault="00C97409" w:rsidP="00E510CE">
            <w:pPr>
              <w:spacing w:line="360" w:lineRule="auto"/>
            </w:pPr>
          </w:p>
          <w:p w14:paraId="548D7892" w14:textId="77777777" w:rsidR="00C97409" w:rsidRDefault="00C97409" w:rsidP="00E510CE">
            <w:pPr>
              <w:spacing w:line="360" w:lineRule="auto"/>
            </w:pPr>
          </w:p>
          <w:p w14:paraId="52576E87" w14:textId="77777777" w:rsidR="00C97409" w:rsidRDefault="00C97409" w:rsidP="00E510CE">
            <w:pPr>
              <w:spacing w:line="360" w:lineRule="auto"/>
            </w:pPr>
          </w:p>
          <w:p w14:paraId="7F3803AF" w14:textId="77777777" w:rsidR="00C97409" w:rsidRDefault="00C97409" w:rsidP="00E510CE">
            <w:pPr>
              <w:spacing w:line="360" w:lineRule="auto"/>
            </w:pPr>
          </w:p>
          <w:p w14:paraId="22F25E31" w14:textId="77777777" w:rsidR="00C97409" w:rsidRDefault="00C97409" w:rsidP="00E510CE">
            <w:pPr>
              <w:spacing w:line="360" w:lineRule="auto"/>
            </w:pPr>
          </w:p>
          <w:p w14:paraId="47143CF7" w14:textId="77777777" w:rsidR="00C97409" w:rsidRDefault="00C97409" w:rsidP="00E510CE">
            <w:pPr>
              <w:pStyle w:val="Answer"/>
            </w:pPr>
            <w:r>
              <w:t>Parallelogram</w:t>
            </w:r>
          </w:p>
          <w:p w14:paraId="6E73AE4A" w14:textId="77777777" w:rsidR="00C97409" w:rsidRPr="00383636" w:rsidRDefault="00C97409" w:rsidP="00E510CE">
            <w:pPr>
              <w:pStyle w:val="Answer"/>
            </w:pPr>
            <w:r>
              <w:t xml:space="preserve">62° </w:t>
            </w:r>
          </w:p>
        </w:tc>
        <w:tc>
          <w:tcPr>
            <w:tcW w:w="3449" w:type="dxa"/>
          </w:tcPr>
          <w:p w14:paraId="66F22F90" w14:textId="77777777" w:rsidR="00C97409" w:rsidRPr="000619D3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w:r>
              <w:t>Quadrilateral:</w:t>
            </w:r>
            <w:r>
              <w:br/>
              <w:t>…………………………</w:t>
            </w:r>
            <w:r>
              <w:br/>
              <w:t xml:space="preserve"> </w:t>
            </w:r>
            <m:oMath>
              <m:r>
                <w:rPr>
                  <w:rFonts w:ascii="Cambria Math" w:hAnsi="Cambria Math"/>
                </w:rPr>
                <m:t>∠ABC=</m:t>
              </m:r>
            </m:oMath>
            <w:r>
              <w:t xml:space="preserve"> ………………</w:t>
            </w:r>
          </w:p>
          <w:p w14:paraId="741789B1" w14:textId="77777777" w:rsidR="00C97409" w:rsidRPr="000619D3" w:rsidRDefault="00C97409" w:rsidP="00E510CE">
            <w:pPr>
              <w:spacing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90368" behindDoc="0" locked="0" layoutInCell="1" allowOverlap="1" wp14:anchorId="01765102" wp14:editId="330E6D2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135255</wp:posOffset>
                  </wp:positionV>
                  <wp:extent cx="1783080" cy="1310640"/>
                  <wp:effectExtent l="0" t="0" r="7620" b="3810"/>
                  <wp:wrapNone/>
                  <wp:docPr id="432213780" name="Picture 432213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5"/>
                          <a:srcRect l="65353" t="7207" r="3704" b="54302"/>
                          <a:stretch/>
                        </pic:blipFill>
                        <pic:spPr bwMode="auto">
                          <a:xfrm>
                            <a:off x="0" y="0"/>
                            <a:ext cx="1783080" cy="131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0A3819" w14:textId="77777777" w:rsidR="00C97409" w:rsidRPr="000619D3" w:rsidRDefault="00C97409" w:rsidP="00E510CE">
            <w:pPr>
              <w:spacing w:line="360" w:lineRule="auto"/>
            </w:pPr>
          </w:p>
          <w:p w14:paraId="1116E709" w14:textId="77777777" w:rsidR="00C97409" w:rsidRPr="000619D3" w:rsidRDefault="00C97409" w:rsidP="00E510CE">
            <w:pPr>
              <w:spacing w:line="360" w:lineRule="auto"/>
            </w:pPr>
          </w:p>
          <w:p w14:paraId="36A9F07A" w14:textId="77777777" w:rsidR="00C97409" w:rsidRPr="000619D3" w:rsidRDefault="00C97409" w:rsidP="00E510CE">
            <w:pPr>
              <w:spacing w:line="360" w:lineRule="auto"/>
            </w:pPr>
          </w:p>
          <w:p w14:paraId="307B589B" w14:textId="77777777" w:rsidR="00C97409" w:rsidRPr="000619D3" w:rsidRDefault="00C97409" w:rsidP="00E510CE">
            <w:pPr>
              <w:spacing w:line="360" w:lineRule="auto"/>
            </w:pPr>
          </w:p>
          <w:p w14:paraId="0702F573" w14:textId="77777777" w:rsidR="00C97409" w:rsidRDefault="00C97409" w:rsidP="00E510CE">
            <w:pPr>
              <w:spacing w:line="360" w:lineRule="auto"/>
            </w:pPr>
          </w:p>
          <w:p w14:paraId="178EE6AA" w14:textId="77777777" w:rsidR="00C97409" w:rsidRDefault="00C97409" w:rsidP="00E510CE">
            <w:pPr>
              <w:pStyle w:val="Answer"/>
            </w:pPr>
            <w:r>
              <w:t>Parallelogram</w:t>
            </w:r>
          </w:p>
          <w:p w14:paraId="6033CFD6" w14:textId="77777777" w:rsidR="00C97409" w:rsidRPr="00383636" w:rsidRDefault="00C97409" w:rsidP="00E510CE">
            <w:pPr>
              <w:pStyle w:val="Answer"/>
            </w:pPr>
            <w:r>
              <w:t xml:space="preserve">116° </w:t>
            </w:r>
          </w:p>
        </w:tc>
      </w:tr>
      <w:tr w:rsidR="00C97409" w:rsidRPr="000619D3" w14:paraId="3316C134" w14:textId="77777777" w:rsidTr="00E510CE">
        <w:tc>
          <w:tcPr>
            <w:tcW w:w="3449" w:type="dxa"/>
          </w:tcPr>
          <w:p w14:paraId="63159AEA" w14:textId="77777777" w:rsidR="00C97409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w:r>
              <w:t>Quadrilateral:</w:t>
            </w:r>
            <w:r>
              <w:br/>
              <w:t>…………………………</w:t>
            </w:r>
          </w:p>
          <w:p w14:paraId="4EE4EB88" w14:textId="77777777" w:rsidR="00C97409" w:rsidRPr="000619D3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∠CED=</m:t>
              </m:r>
            </m:oMath>
            <w:r>
              <w:t xml:space="preserve"> ………………</w:t>
            </w:r>
          </w:p>
          <w:p w14:paraId="3F2CA928" w14:textId="77777777" w:rsidR="00C97409" w:rsidRPr="000619D3" w:rsidRDefault="00C97409" w:rsidP="00E510CE">
            <w:pPr>
              <w:spacing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91392" behindDoc="0" locked="0" layoutInCell="1" allowOverlap="1" wp14:anchorId="4B7D55B1" wp14:editId="224D5051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92710</wp:posOffset>
                  </wp:positionV>
                  <wp:extent cx="1783080" cy="1600200"/>
                  <wp:effectExtent l="0" t="0" r="7620" b="0"/>
                  <wp:wrapNone/>
                  <wp:docPr id="1728843917" name="Picture 1728843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5"/>
                          <a:srcRect l="5054" t="52860" r="64003" b="145"/>
                          <a:stretch/>
                        </pic:blipFill>
                        <pic:spPr bwMode="auto">
                          <a:xfrm>
                            <a:off x="0" y="0"/>
                            <a:ext cx="1783080" cy="160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623AD3" w14:textId="77777777" w:rsidR="00C97409" w:rsidRPr="000619D3" w:rsidRDefault="00C97409" w:rsidP="00E510CE">
            <w:pPr>
              <w:spacing w:line="360" w:lineRule="auto"/>
            </w:pPr>
          </w:p>
          <w:p w14:paraId="66777B94" w14:textId="77777777" w:rsidR="00C97409" w:rsidRPr="000619D3" w:rsidRDefault="00C97409" w:rsidP="00E510CE">
            <w:pPr>
              <w:spacing w:line="360" w:lineRule="auto"/>
            </w:pPr>
          </w:p>
          <w:p w14:paraId="10CCCF2F" w14:textId="77777777" w:rsidR="00C97409" w:rsidRPr="000619D3" w:rsidRDefault="00C97409" w:rsidP="00E510CE">
            <w:pPr>
              <w:spacing w:line="360" w:lineRule="auto"/>
            </w:pPr>
          </w:p>
          <w:p w14:paraId="1C34FF90" w14:textId="77777777" w:rsidR="00C97409" w:rsidRPr="000619D3" w:rsidRDefault="00C97409" w:rsidP="00E510CE">
            <w:pPr>
              <w:spacing w:line="360" w:lineRule="auto"/>
            </w:pPr>
          </w:p>
          <w:p w14:paraId="383D07B6" w14:textId="77777777" w:rsidR="00C97409" w:rsidRPr="000619D3" w:rsidRDefault="00C97409" w:rsidP="00E510CE">
            <w:pPr>
              <w:spacing w:line="360" w:lineRule="auto"/>
            </w:pPr>
          </w:p>
          <w:p w14:paraId="185DA723" w14:textId="77777777" w:rsidR="00C97409" w:rsidRDefault="00C97409" w:rsidP="00E510CE">
            <w:pPr>
              <w:spacing w:line="360" w:lineRule="auto"/>
            </w:pPr>
          </w:p>
          <w:p w14:paraId="5BE1B145" w14:textId="77777777" w:rsidR="00C97409" w:rsidRDefault="00C97409" w:rsidP="00E510CE">
            <w:pPr>
              <w:pStyle w:val="Answer"/>
            </w:pPr>
            <w:r>
              <w:t>Parallelogram</w:t>
            </w:r>
          </w:p>
          <w:p w14:paraId="7C5A8FCF" w14:textId="77777777" w:rsidR="00C97409" w:rsidRPr="00D620D2" w:rsidRDefault="00C97409" w:rsidP="00E510CE">
            <w:pPr>
              <w:pStyle w:val="Answer"/>
            </w:pPr>
            <w:r>
              <w:t xml:space="preserve">100° </w:t>
            </w:r>
          </w:p>
        </w:tc>
        <w:tc>
          <w:tcPr>
            <w:tcW w:w="3449" w:type="dxa"/>
          </w:tcPr>
          <w:p w14:paraId="394C000C" w14:textId="77777777" w:rsidR="00C97409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88320" behindDoc="0" locked="0" layoutInCell="1" allowOverlap="1" wp14:anchorId="0B0EE987" wp14:editId="56219910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939800</wp:posOffset>
                  </wp:positionV>
                  <wp:extent cx="2065020" cy="1307465"/>
                  <wp:effectExtent l="0" t="0" r="0" b="6985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6"/>
                          <a:srcRect l="5347" t="18231" r="61233" b="13852"/>
                          <a:stretch/>
                        </pic:blipFill>
                        <pic:spPr bwMode="auto">
                          <a:xfrm>
                            <a:off x="0" y="0"/>
                            <a:ext cx="2065020" cy="130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Quadrilateral:</w:t>
            </w:r>
            <w:r>
              <w:br/>
              <w:t>…………………………</w:t>
            </w:r>
          </w:p>
          <w:p w14:paraId="33AA8BF9" w14:textId="77777777" w:rsidR="00C97409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∠DEA=</m:t>
              </m:r>
            </m:oMath>
            <w:r>
              <w:t xml:space="preserve"> ……………… </w:t>
            </w:r>
          </w:p>
          <w:p w14:paraId="30C8B177" w14:textId="77777777" w:rsidR="00C97409" w:rsidRDefault="00C97409" w:rsidP="00E510CE">
            <w:pPr>
              <w:spacing w:line="360" w:lineRule="auto"/>
            </w:pPr>
          </w:p>
          <w:p w14:paraId="1E4CEC30" w14:textId="77777777" w:rsidR="00C97409" w:rsidRDefault="00C97409" w:rsidP="00E510CE">
            <w:pPr>
              <w:spacing w:line="360" w:lineRule="auto"/>
            </w:pPr>
          </w:p>
          <w:p w14:paraId="080DABA2" w14:textId="77777777" w:rsidR="00C97409" w:rsidRDefault="00C97409" w:rsidP="00E510CE">
            <w:pPr>
              <w:spacing w:line="360" w:lineRule="auto"/>
            </w:pPr>
          </w:p>
          <w:p w14:paraId="0F7E1030" w14:textId="77777777" w:rsidR="00C97409" w:rsidRDefault="00C97409" w:rsidP="00E510CE">
            <w:pPr>
              <w:spacing w:line="360" w:lineRule="auto"/>
            </w:pPr>
          </w:p>
          <w:p w14:paraId="723FCCF6" w14:textId="77777777" w:rsidR="00C97409" w:rsidRDefault="00C97409" w:rsidP="00E510CE">
            <w:pPr>
              <w:spacing w:line="360" w:lineRule="auto"/>
            </w:pPr>
          </w:p>
          <w:p w14:paraId="14A6FD2B" w14:textId="77777777" w:rsidR="00C97409" w:rsidRDefault="00C97409" w:rsidP="00E510CE">
            <w:pPr>
              <w:spacing w:line="360" w:lineRule="auto"/>
            </w:pPr>
          </w:p>
          <w:p w14:paraId="654B2194" w14:textId="77777777" w:rsidR="00C97409" w:rsidRDefault="00C97409" w:rsidP="00E510CE">
            <w:pPr>
              <w:spacing w:line="360" w:lineRule="auto"/>
            </w:pPr>
          </w:p>
          <w:p w14:paraId="0E540522" w14:textId="77777777" w:rsidR="00C97409" w:rsidRDefault="00C97409" w:rsidP="00E510CE">
            <w:pPr>
              <w:pStyle w:val="Answer"/>
            </w:pPr>
            <w:r>
              <w:t>Kite</w:t>
            </w:r>
          </w:p>
          <w:p w14:paraId="48559F13" w14:textId="77777777" w:rsidR="00C97409" w:rsidRPr="00D620D2" w:rsidRDefault="00C97409" w:rsidP="00E510CE">
            <w:pPr>
              <w:pStyle w:val="Answer"/>
            </w:pPr>
            <w:r>
              <w:t xml:space="preserve">90° </w:t>
            </w:r>
          </w:p>
        </w:tc>
        <w:tc>
          <w:tcPr>
            <w:tcW w:w="3449" w:type="dxa"/>
          </w:tcPr>
          <w:p w14:paraId="17C47ECF" w14:textId="77777777" w:rsidR="00C97409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w:r>
              <w:t>Quadrilateral:</w:t>
            </w:r>
            <w:r>
              <w:br/>
              <w:t>…………………………</w:t>
            </w:r>
          </w:p>
          <w:p w14:paraId="68419C0B" w14:textId="77777777" w:rsidR="00C97409" w:rsidRPr="000619D3" w:rsidRDefault="00C97409" w:rsidP="009819DF">
            <w:pPr>
              <w:numPr>
                <w:ilvl w:val="0"/>
                <w:numId w:val="7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∠ECD+∠EDC=</m:t>
              </m:r>
            </m:oMath>
            <w:r>
              <w:t xml:space="preserve"> ………</w:t>
            </w:r>
          </w:p>
          <w:p w14:paraId="380C51D3" w14:textId="77777777" w:rsidR="00C97409" w:rsidRPr="000619D3" w:rsidRDefault="00C97409" w:rsidP="00E510CE">
            <w:pPr>
              <w:spacing w:line="360" w:lineRule="auto"/>
            </w:pPr>
            <w:r w:rsidRPr="000619D3">
              <w:rPr>
                <w:noProof/>
              </w:rPr>
              <w:drawing>
                <wp:anchor distT="0" distB="0" distL="114300" distR="114300" simplePos="0" relativeHeight="252092416" behindDoc="0" locked="0" layoutInCell="1" allowOverlap="1" wp14:anchorId="61F9DD6B" wp14:editId="49B02D35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92075</wp:posOffset>
                  </wp:positionV>
                  <wp:extent cx="1889760" cy="1493520"/>
                  <wp:effectExtent l="0" t="0" r="0" b="0"/>
                  <wp:wrapNone/>
                  <wp:docPr id="1840934156" name="Picture 1840934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6"/>
                          <a:srcRect l="65403" t="18232" r="4013" b="4187"/>
                          <a:stretch/>
                        </pic:blipFill>
                        <pic:spPr bwMode="auto">
                          <a:xfrm>
                            <a:off x="0" y="0"/>
                            <a:ext cx="1889760" cy="149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ABE0D8" w14:textId="77777777" w:rsidR="00C97409" w:rsidRPr="000619D3" w:rsidRDefault="00C97409" w:rsidP="00E510CE">
            <w:pPr>
              <w:spacing w:line="360" w:lineRule="auto"/>
            </w:pPr>
          </w:p>
          <w:p w14:paraId="1BDDAC77" w14:textId="77777777" w:rsidR="00C97409" w:rsidRPr="000619D3" w:rsidRDefault="00C97409" w:rsidP="00E510CE">
            <w:pPr>
              <w:spacing w:line="360" w:lineRule="auto"/>
            </w:pPr>
          </w:p>
          <w:p w14:paraId="222E1D96" w14:textId="77777777" w:rsidR="00C97409" w:rsidRPr="000619D3" w:rsidRDefault="00C97409" w:rsidP="00E510CE">
            <w:pPr>
              <w:spacing w:line="360" w:lineRule="auto"/>
            </w:pPr>
          </w:p>
          <w:p w14:paraId="5E31BA7D" w14:textId="77777777" w:rsidR="00C97409" w:rsidRDefault="00C97409" w:rsidP="00E510CE">
            <w:pPr>
              <w:spacing w:line="360" w:lineRule="auto"/>
            </w:pPr>
          </w:p>
          <w:p w14:paraId="34CC33B0" w14:textId="77777777" w:rsidR="00C97409" w:rsidRDefault="00C97409" w:rsidP="00E510CE">
            <w:pPr>
              <w:spacing w:line="360" w:lineRule="auto"/>
            </w:pPr>
          </w:p>
          <w:p w14:paraId="18E7BE75" w14:textId="77777777" w:rsidR="00C97409" w:rsidRDefault="00C97409" w:rsidP="00E510CE">
            <w:pPr>
              <w:spacing w:line="360" w:lineRule="auto"/>
            </w:pPr>
          </w:p>
          <w:p w14:paraId="0D8247FA" w14:textId="77777777" w:rsidR="00C97409" w:rsidRDefault="00C97409" w:rsidP="00E510CE">
            <w:pPr>
              <w:pStyle w:val="Answer"/>
            </w:pPr>
            <w:r>
              <w:t>Parallelogram</w:t>
            </w:r>
          </w:p>
          <w:p w14:paraId="5A100182" w14:textId="77777777" w:rsidR="00C97409" w:rsidRPr="00D620D2" w:rsidRDefault="00C97409" w:rsidP="00E510CE">
            <w:pPr>
              <w:pStyle w:val="Answer"/>
            </w:pPr>
            <w:r>
              <w:t xml:space="preserve">74° </w:t>
            </w:r>
          </w:p>
        </w:tc>
      </w:tr>
    </w:tbl>
    <w:p w14:paraId="0AFEADBA" w14:textId="77777777" w:rsidR="00C97409" w:rsidRPr="000619D3" w:rsidRDefault="00C97409" w:rsidP="00C97409"/>
    <w:p w14:paraId="675B7722" w14:textId="77777777" w:rsidR="00C97409" w:rsidRDefault="00C97409" w:rsidP="00C97409"/>
    <w:p w14:paraId="3AF646E4" w14:textId="77777777" w:rsidR="00C97409" w:rsidRDefault="00C97409" w:rsidP="00C97409"/>
    <w:p w14:paraId="150A761E" w14:textId="77777777" w:rsidR="00C97409" w:rsidRDefault="00C97409" w:rsidP="00C97409"/>
    <w:p w14:paraId="4D6215D8" w14:textId="77777777" w:rsidR="00C97409" w:rsidRDefault="00C97409" w:rsidP="00C97409"/>
    <w:p w14:paraId="46ECDB1B" w14:textId="77777777" w:rsidR="00C97409" w:rsidRDefault="00C97409" w:rsidP="00C97409"/>
    <w:p w14:paraId="079E7A45" w14:textId="77777777" w:rsidR="00C97409" w:rsidRDefault="00C97409" w:rsidP="00C97409"/>
    <w:p w14:paraId="65C56C46" w14:textId="77777777" w:rsidR="00C97409" w:rsidRDefault="00C97409" w:rsidP="00C97409"/>
    <w:p w14:paraId="61D7B702" w14:textId="77777777" w:rsidR="00C97409" w:rsidRDefault="00C97409" w:rsidP="00C97409"/>
    <w:p w14:paraId="2B94B20D" w14:textId="77777777" w:rsidR="00C97409" w:rsidRDefault="00C97409" w:rsidP="00C97409"/>
    <w:p w14:paraId="027F6CE6" w14:textId="77777777" w:rsidR="00C97409" w:rsidRDefault="00C97409" w:rsidP="00C97409"/>
    <w:p w14:paraId="6D8174AA" w14:textId="77777777" w:rsidR="00C97409" w:rsidRDefault="00C97409" w:rsidP="00C97409"/>
    <w:p w14:paraId="1A65980C" w14:textId="77777777" w:rsidR="00C97409" w:rsidRDefault="00C97409" w:rsidP="00C97409"/>
    <w:p w14:paraId="4686B955" w14:textId="77777777" w:rsidR="00C97409" w:rsidRDefault="00C97409" w:rsidP="00C97409"/>
    <w:p w14:paraId="3980DBD4" w14:textId="77777777" w:rsidR="00C97409" w:rsidRDefault="00C97409" w:rsidP="009819DF">
      <w:pPr>
        <w:pStyle w:val="ListParagraph"/>
        <w:numPr>
          <w:ilvl w:val="0"/>
          <w:numId w:val="71"/>
        </w:numPr>
      </w:pPr>
      <w:r>
        <w:lastRenderedPageBreak/>
        <w:t xml:space="preserve">Use the properties of quadrilaterals to find the values of the pronumerals, giving reasons.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97409" w:rsidRPr="000619D3" w14:paraId="1C0A4ED0" w14:textId="77777777" w:rsidTr="00E510CE">
        <w:tc>
          <w:tcPr>
            <w:tcW w:w="3449" w:type="dxa"/>
          </w:tcPr>
          <w:p w14:paraId="1F7E27B6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093440" behindDoc="0" locked="0" layoutInCell="1" allowOverlap="1" wp14:anchorId="06C33435" wp14:editId="09B68297">
                  <wp:simplePos x="0" y="0"/>
                  <wp:positionH relativeFrom="column">
                    <wp:posOffset>123167</wp:posOffset>
                  </wp:positionH>
                  <wp:positionV relativeFrom="paragraph">
                    <wp:posOffset>34071</wp:posOffset>
                  </wp:positionV>
                  <wp:extent cx="1909481" cy="1280332"/>
                  <wp:effectExtent l="0" t="0" r="0" b="0"/>
                  <wp:wrapNone/>
                  <wp:docPr id="519056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4" t="157" r="68134" b="81071"/>
                          <a:stretch/>
                        </pic:blipFill>
                        <pic:spPr bwMode="auto">
                          <a:xfrm>
                            <a:off x="0" y="0"/>
                            <a:ext cx="1909481" cy="128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C646D6" w14:textId="77777777" w:rsidR="00C97409" w:rsidRDefault="00C97409" w:rsidP="00E510CE">
            <w:pPr>
              <w:spacing w:after="100" w:line="360" w:lineRule="auto"/>
            </w:pPr>
          </w:p>
          <w:p w14:paraId="629851C9" w14:textId="77777777" w:rsidR="00C97409" w:rsidRDefault="00C97409" w:rsidP="00E510CE">
            <w:pPr>
              <w:spacing w:after="100" w:line="360" w:lineRule="auto"/>
            </w:pPr>
          </w:p>
          <w:p w14:paraId="08868841" w14:textId="77777777" w:rsidR="00C97409" w:rsidRDefault="00C97409" w:rsidP="00E510CE">
            <w:pPr>
              <w:spacing w:after="100" w:line="360" w:lineRule="auto"/>
            </w:pPr>
          </w:p>
          <w:p w14:paraId="2C25DF3C" w14:textId="77777777" w:rsidR="00C97409" w:rsidRDefault="00C97409" w:rsidP="00E510CE">
            <w:pPr>
              <w:spacing w:after="100" w:line="360" w:lineRule="auto"/>
            </w:pPr>
          </w:p>
          <w:p w14:paraId="43F1CE6C" w14:textId="77777777" w:rsidR="00C97409" w:rsidRDefault="00C97409" w:rsidP="00E510C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x=2.5</m:t>
              </m:r>
            </m:oMath>
            <w:r>
              <w:t xml:space="preserve"> cm (opposite sides of a parallelogram equal)</w:t>
            </w:r>
          </w:p>
          <w:p w14:paraId="2E88E5F8" w14:textId="77777777" w:rsidR="00C97409" w:rsidRDefault="00C97409" w:rsidP="00E510C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 (…………………..</w:t>
            </w:r>
            <w:r>
              <w:br/>
              <w:t>…………………………………)</w:t>
            </w:r>
          </w:p>
          <w:p w14:paraId="54EB21AD" w14:textId="77777777" w:rsidR="00C97409" w:rsidRPr="000619D3" w:rsidRDefault="00C97409" w:rsidP="00E510CE">
            <w:pPr>
              <w:pStyle w:val="Answer"/>
              <w:spacing w:line="360" w:lineRule="auto"/>
            </w:pPr>
            <w:r>
              <w:t>4.5 cm (opposite sides of parallelogram equal)</w:t>
            </w:r>
          </w:p>
        </w:tc>
        <w:tc>
          <w:tcPr>
            <w:tcW w:w="3449" w:type="dxa"/>
          </w:tcPr>
          <w:p w14:paraId="5B77C7BB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094464" behindDoc="0" locked="0" layoutInCell="1" allowOverlap="1" wp14:anchorId="39BC8A36" wp14:editId="110F0BAB">
                  <wp:simplePos x="0" y="0"/>
                  <wp:positionH relativeFrom="column">
                    <wp:posOffset>209185</wp:posOffset>
                  </wp:positionH>
                  <wp:positionV relativeFrom="paragraph">
                    <wp:posOffset>40649</wp:posOffset>
                  </wp:positionV>
                  <wp:extent cx="1463675" cy="1307640"/>
                  <wp:effectExtent l="0" t="0" r="3175" b="6985"/>
                  <wp:wrapNone/>
                  <wp:docPr id="2138951515" name="Picture 2138951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67" t="157" r="41440" b="80659"/>
                          <a:stretch/>
                        </pic:blipFill>
                        <pic:spPr bwMode="auto">
                          <a:xfrm>
                            <a:off x="0" y="0"/>
                            <a:ext cx="1464593" cy="130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3641A1" w14:textId="77777777" w:rsidR="00C97409" w:rsidRDefault="00C97409" w:rsidP="00E510CE">
            <w:pPr>
              <w:spacing w:after="100" w:line="360" w:lineRule="auto"/>
            </w:pPr>
          </w:p>
          <w:p w14:paraId="45807828" w14:textId="77777777" w:rsidR="00C97409" w:rsidRDefault="00C97409" w:rsidP="00E510CE">
            <w:pPr>
              <w:spacing w:after="100" w:line="360" w:lineRule="auto"/>
            </w:pPr>
          </w:p>
          <w:p w14:paraId="6C8E78FC" w14:textId="77777777" w:rsidR="00C97409" w:rsidRDefault="00C97409" w:rsidP="00E510CE">
            <w:pPr>
              <w:spacing w:after="100" w:line="360" w:lineRule="auto"/>
            </w:pPr>
          </w:p>
          <w:p w14:paraId="30C44F50" w14:textId="77777777" w:rsidR="00C97409" w:rsidRDefault="00C97409" w:rsidP="00E510CE">
            <w:pPr>
              <w:spacing w:after="100" w:line="360" w:lineRule="auto"/>
            </w:pPr>
          </w:p>
          <w:p w14:paraId="76237BF6" w14:textId="77777777" w:rsidR="00C97409" w:rsidRDefault="00C97409" w:rsidP="00E510CE">
            <w:pPr>
              <w:spacing w:after="100" w:line="360" w:lineRule="auto"/>
            </w:pPr>
          </w:p>
          <w:p w14:paraId="4A578CA5" w14:textId="77777777" w:rsidR="00C97409" w:rsidRDefault="00C97409" w:rsidP="00E510CE">
            <w:pPr>
              <w:spacing w:after="100" w:line="360" w:lineRule="auto"/>
            </w:pPr>
          </w:p>
          <w:p w14:paraId="1BBB6E96" w14:textId="77777777" w:rsidR="00C97409" w:rsidRDefault="00C97409" w:rsidP="00E510CE">
            <w:pPr>
              <w:spacing w:after="100" w:line="360" w:lineRule="auto"/>
            </w:pPr>
          </w:p>
          <w:p w14:paraId="008E1F67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x=y=5</m:t>
              </m:r>
            </m:oMath>
            <w:r>
              <w:t xml:space="preserve"> cm</w:t>
            </w:r>
          </w:p>
          <w:p w14:paraId="67575AA7" w14:textId="77777777" w:rsidR="00C97409" w:rsidRPr="004B7380" w:rsidRDefault="00C97409" w:rsidP="00E510CE">
            <w:pPr>
              <w:pStyle w:val="Answer"/>
            </w:pPr>
            <w:r>
              <w:t>All sides of rhombus equal</w:t>
            </w:r>
          </w:p>
        </w:tc>
        <w:tc>
          <w:tcPr>
            <w:tcW w:w="3449" w:type="dxa"/>
          </w:tcPr>
          <w:p w14:paraId="1D3DA744" w14:textId="77777777" w:rsidR="00C97409" w:rsidRPr="000619D3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095488" behindDoc="0" locked="0" layoutInCell="1" allowOverlap="1" wp14:anchorId="093F4EA1" wp14:editId="5CB8301B">
                  <wp:simplePos x="0" y="0"/>
                  <wp:positionH relativeFrom="column">
                    <wp:posOffset>165849</wp:posOffset>
                  </wp:positionH>
                  <wp:positionV relativeFrom="paragraph">
                    <wp:posOffset>33655</wp:posOffset>
                  </wp:positionV>
                  <wp:extent cx="1933007" cy="1307640"/>
                  <wp:effectExtent l="0" t="0" r="0" b="6985"/>
                  <wp:wrapNone/>
                  <wp:docPr id="2036277869" name="Picture 2036277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253" r="299" b="80816"/>
                          <a:stretch/>
                        </pic:blipFill>
                        <pic:spPr bwMode="auto">
                          <a:xfrm>
                            <a:off x="0" y="0"/>
                            <a:ext cx="1933007" cy="130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469E8A" w14:textId="77777777" w:rsidR="00C97409" w:rsidRPr="000619D3" w:rsidRDefault="00C97409" w:rsidP="00E510CE">
            <w:pPr>
              <w:spacing w:after="100" w:line="360" w:lineRule="auto"/>
            </w:pPr>
          </w:p>
          <w:p w14:paraId="6D3CEEDE" w14:textId="77777777" w:rsidR="00C97409" w:rsidRPr="000619D3" w:rsidRDefault="00C97409" w:rsidP="00E510CE">
            <w:pPr>
              <w:spacing w:after="100" w:line="360" w:lineRule="auto"/>
            </w:pPr>
          </w:p>
          <w:p w14:paraId="55A4B993" w14:textId="77777777" w:rsidR="00C97409" w:rsidRPr="000619D3" w:rsidRDefault="00C97409" w:rsidP="00E510CE">
            <w:pPr>
              <w:spacing w:after="100" w:line="360" w:lineRule="auto"/>
            </w:pPr>
          </w:p>
          <w:p w14:paraId="2B703138" w14:textId="77777777" w:rsidR="00C97409" w:rsidRPr="000619D3" w:rsidRDefault="00C97409" w:rsidP="00E510CE">
            <w:pPr>
              <w:spacing w:after="100" w:line="360" w:lineRule="auto"/>
            </w:pPr>
          </w:p>
          <w:p w14:paraId="0A1CEBA4" w14:textId="77777777" w:rsidR="00C97409" w:rsidRDefault="00C97409" w:rsidP="00E510CE">
            <w:pPr>
              <w:spacing w:after="100" w:line="360" w:lineRule="auto"/>
            </w:pPr>
          </w:p>
          <w:p w14:paraId="1288B232" w14:textId="77777777" w:rsidR="00C97409" w:rsidRPr="000619D3" w:rsidRDefault="00C97409" w:rsidP="00E510CE">
            <w:pPr>
              <w:spacing w:after="100" w:line="360" w:lineRule="auto"/>
            </w:pPr>
          </w:p>
          <w:p w14:paraId="2128E3CF" w14:textId="77777777" w:rsidR="00C97409" w:rsidRDefault="00C97409" w:rsidP="00E510CE">
            <w:pPr>
              <w:spacing w:after="100" w:line="360" w:lineRule="auto"/>
            </w:pPr>
          </w:p>
          <w:p w14:paraId="38B84627" w14:textId="77777777" w:rsidR="00C97409" w:rsidRPr="004B7380" w:rsidRDefault="00C97409" w:rsidP="00E510C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  <w:p w14:paraId="10682ABA" w14:textId="77777777" w:rsidR="00C97409" w:rsidRPr="004B7380" w:rsidRDefault="00C97409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y=7</m:t>
                </m:r>
              </m:oMath>
            </m:oMathPara>
          </w:p>
          <w:p w14:paraId="073BCBE9" w14:textId="77777777" w:rsidR="00C97409" w:rsidRPr="004B7380" w:rsidRDefault="00C97409" w:rsidP="00E510CE">
            <w:pPr>
              <w:pStyle w:val="Answer"/>
            </w:pPr>
            <w:r>
              <w:t>Adjacent sides of kite are equal</w:t>
            </w:r>
          </w:p>
        </w:tc>
      </w:tr>
      <w:tr w:rsidR="00C97409" w:rsidRPr="000619D3" w14:paraId="5D4AA49F" w14:textId="77777777" w:rsidTr="00E510CE">
        <w:tc>
          <w:tcPr>
            <w:tcW w:w="3449" w:type="dxa"/>
          </w:tcPr>
          <w:p w14:paraId="527E38A2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096512" behindDoc="0" locked="0" layoutInCell="1" allowOverlap="1" wp14:anchorId="211A6FCD" wp14:editId="0E3FC5D8">
                  <wp:simplePos x="0" y="0"/>
                  <wp:positionH relativeFrom="column">
                    <wp:posOffset>134208</wp:posOffset>
                  </wp:positionH>
                  <wp:positionV relativeFrom="paragraph">
                    <wp:posOffset>33655</wp:posOffset>
                  </wp:positionV>
                  <wp:extent cx="1909481" cy="1280332"/>
                  <wp:effectExtent l="0" t="0" r="0" b="0"/>
                  <wp:wrapNone/>
                  <wp:docPr id="995132499" name="Picture 995132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4" t="20804" r="68134" b="60424"/>
                          <a:stretch/>
                        </pic:blipFill>
                        <pic:spPr bwMode="auto">
                          <a:xfrm>
                            <a:off x="0" y="0"/>
                            <a:ext cx="1909481" cy="128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4F8C19" w14:textId="77777777" w:rsidR="00C97409" w:rsidRDefault="00C97409" w:rsidP="00E510CE">
            <w:pPr>
              <w:spacing w:after="100" w:line="360" w:lineRule="auto"/>
            </w:pPr>
          </w:p>
          <w:p w14:paraId="39BE6E7A" w14:textId="77777777" w:rsidR="00C97409" w:rsidRDefault="00C97409" w:rsidP="00E510CE">
            <w:pPr>
              <w:spacing w:after="100" w:line="360" w:lineRule="auto"/>
            </w:pPr>
          </w:p>
          <w:p w14:paraId="59A11E87" w14:textId="77777777" w:rsidR="00C97409" w:rsidRDefault="00C97409" w:rsidP="00E510CE">
            <w:pPr>
              <w:spacing w:after="100" w:line="360" w:lineRule="auto"/>
            </w:pPr>
          </w:p>
          <w:p w14:paraId="151D0394" w14:textId="77777777" w:rsidR="00C97409" w:rsidRDefault="00C97409" w:rsidP="00E510CE">
            <w:pPr>
              <w:spacing w:after="100" w:line="360" w:lineRule="auto"/>
            </w:pPr>
          </w:p>
          <w:p w14:paraId="151EF2C6" w14:textId="77777777" w:rsidR="00C97409" w:rsidRDefault="00C97409" w:rsidP="00E510CE">
            <w:pPr>
              <w:spacing w:after="100" w:line="360" w:lineRule="auto"/>
            </w:pPr>
          </w:p>
          <w:p w14:paraId="5F545DA2" w14:textId="77777777" w:rsidR="00C97409" w:rsidRDefault="00C97409" w:rsidP="00E510CE">
            <w:pPr>
              <w:spacing w:after="100" w:line="360" w:lineRule="auto"/>
            </w:pPr>
          </w:p>
          <w:p w14:paraId="42990989" w14:textId="77777777" w:rsidR="00C97409" w:rsidRDefault="00C97409" w:rsidP="00E510CE">
            <w:pPr>
              <w:spacing w:after="100" w:line="360" w:lineRule="auto"/>
            </w:pPr>
          </w:p>
          <w:p w14:paraId="040FA603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x=35°</m:t>
              </m:r>
            </m:oMath>
            <w:r>
              <w:t xml:space="preserve"> Alternate angles on parallel lines</w:t>
            </w:r>
          </w:p>
          <w:p w14:paraId="67608160" w14:textId="77777777" w:rsidR="00C97409" w:rsidRPr="00490887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y=55°</m:t>
              </m:r>
            </m:oMath>
            <w:r>
              <w:t xml:space="preserve"> complementary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7C503A3B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097536" behindDoc="0" locked="0" layoutInCell="1" allowOverlap="1" wp14:anchorId="3F95B60D" wp14:editId="6D75EE9B">
                  <wp:simplePos x="0" y="0"/>
                  <wp:positionH relativeFrom="column">
                    <wp:posOffset>207368</wp:posOffset>
                  </wp:positionH>
                  <wp:positionV relativeFrom="paragraph">
                    <wp:posOffset>38735</wp:posOffset>
                  </wp:positionV>
                  <wp:extent cx="1862459" cy="1307465"/>
                  <wp:effectExtent l="0" t="0" r="4445" b="6985"/>
                  <wp:wrapNone/>
                  <wp:docPr id="1587148348" name="Picture 1587148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67" t="20735" r="35362" b="60081"/>
                          <a:stretch/>
                        </pic:blipFill>
                        <pic:spPr bwMode="auto">
                          <a:xfrm>
                            <a:off x="0" y="0"/>
                            <a:ext cx="1863876" cy="130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D6DB07" w14:textId="77777777" w:rsidR="00C97409" w:rsidRDefault="00C97409" w:rsidP="00E510CE">
            <w:pPr>
              <w:spacing w:after="100" w:line="360" w:lineRule="auto"/>
            </w:pPr>
          </w:p>
          <w:p w14:paraId="499D5D1B" w14:textId="77777777" w:rsidR="00C97409" w:rsidRDefault="00C97409" w:rsidP="00E510CE">
            <w:pPr>
              <w:spacing w:after="100" w:line="360" w:lineRule="auto"/>
            </w:pPr>
          </w:p>
          <w:p w14:paraId="3509AC2D" w14:textId="77777777" w:rsidR="00C97409" w:rsidRDefault="00C97409" w:rsidP="00E510CE">
            <w:pPr>
              <w:spacing w:after="100" w:line="360" w:lineRule="auto"/>
            </w:pPr>
          </w:p>
          <w:p w14:paraId="4F1F0C3E" w14:textId="77777777" w:rsidR="00C97409" w:rsidRDefault="00C97409" w:rsidP="00E510CE">
            <w:pPr>
              <w:spacing w:after="100" w:line="360" w:lineRule="auto"/>
            </w:pPr>
          </w:p>
          <w:p w14:paraId="752594D1" w14:textId="77777777" w:rsidR="00C97409" w:rsidRDefault="00C97409" w:rsidP="00E510CE">
            <w:pPr>
              <w:spacing w:after="100" w:line="360" w:lineRule="auto"/>
            </w:pPr>
          </w:p>
          <w:p w14:paraId="3DCAFE27" w14:textId="77777777" w:rsidR="00C97409" w:rsidRDefault="00C97409" w:rsidP="00E510CE">
            <w:pPr>
              <w:spacing w:after="100" w:line="360" w:lineRule="auto"/>
            </w:pPr>
          </w:p>
          <w:p w14:paraId="2F84EB1F" w14:textId="77777777" w:rsidR="00C97409" w:rsidRDefault="00C97409" w:rsidP="00E510CE">
            <w:pPr>
              <w:spacing w:after="100" w:line="360" w:lineRule="auto"/>
            </w:pPr>
          </w:p>
          <w:p w14:paraId="193CCCA5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y=115°</m:t>
              </m:r>
            </m:oMath>
            <w:r>
              <w:t xml:space="preserve"> Cointerior angles in parallel lines</w:t>
            </w:r>
          </w:p>
          <w:p w14:paraId="4C839B40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z=115°</m:t>
              </m:r>
            </m:oMath>
            <w:r>
              <w:t xml:space="preserve"> </w:t>
            </w:r>
            <w:proofErr w:type="spellStart"/>
            <w:r>
              <w:t>Cointerior</w:t>
            </w:r>
            <w:proofErr w:type="spellEnd"/>
            <w:r>
              <w:t xml:space="preserve"> angles in parallel lines</w:t>
            </w:r>
          </w:p>
          <w:p w14:paraId="6FE7C0C3" w14:textId="77777777" w:rsidR="00C97409" w:rsidRPr="00A07671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x=65°</m:t>
              </m:r>
            </m:oMath>
            <w:r>
              <w:t xml:space="preserve"> opposite angles in parallelogram equal</w:t>
            </w:r>
          </w:p>
        </w:tc>
        <w:tc>
          <w:tcPr>
            <w:tcW w:w="3449" w:type="dxa"/>
          </w:tcPr>
          <w:p w14:paraId="28DAE2DD" w14:textId="77777777" w:rsidR="00C97409" w:rsidRPr="000619D3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098560" behindDoc="0" locked="0" layoutInCell="1" allowOverlap="1" wp14:anchorId="604FA100" wp14:editId="69E05E08">
                  <wp:simplePos x="0" y="0"/>
                  <wp:positionH relativeFrom="column">
                    <wp:posOffset>165849</wp:posOffset>
                  </wp:positionH>
                  <wp:positionV relativeFrom="paragraph">
                    <wp:posOffset>33655</wp:posOffset>
                  </wp:positionV>
                  <wp:extent cx="1933007" cy="1307640"/>
                  <wp:effectExtent l="0" t="0" r="0" b="6985"/>
                  <wp:wrapNone/>
                  <wp:docPr id="45193333" name="Picture 45193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253" t="20248" r="299" b="60568"/>
                          <a:stretch/>
                        </pic:blipFill>
                        <pic:spPr bwMode="auto">
                          <a:xfrm>
                            <a:off x="0" y="0"/>
                            <a:ext cx="1933007" cy="130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3E1305" w14:textId="77777777" w:rsidR="00C97409" w:rsidRPr="000619D3" w:rsidRDefault="00C97409" w:rsidP="00E510CE">
            <w:pPr>
              <w:spacing w:after="100" w:line="360" w:lineRule="auto"/>
            </w:pPr>
          </w:p>
          <w:p w14:paraId="186CA5BF" w14:textId="77777777" w:rsidR="00C97409" w:rsidRPr="000619D3" w:rsidRDefault="00C97409" w:rsidP="00E510CE">
            <w:pPr>
              <w:spacing w:after="100" w:line="360" w:lineRule="auto"/>
            </w:pPr>
          </w:p>
          <w:p w14:paraId="1B1F5ED7" w14:textId="77777777" w:rsidR="00C97409" w:rsidRPr="000619D3" w:rsidRDefault="00C97409" w:rsidP="00E510CE">
            <w:pPr>
              <w:spacing w:after="100" w:line="360" w:lineRule="auto"/>
            </w:pPr>
          </w:p>
          <w:p w14:paraId="1D861867" w14:textId="77777777" w:rsidR="00C97409" w:rsidRPr="000619D3" w:rsidRDefault="00C97409" w:rsidP="00E510CE">
            <w:pPr>
              <w:spacing w:after="100" w:line="360" w:lineRule="auto"/>
            </w:pPr>
          </w:p>
          <w:p w14:paraId="3C62E708" w14:textId="77777777" w:rsidR="00C97409" w:rsidRPr="000619D3" w:rsidRDefault="00C97409" w:rsidP="00E510CE">
            <w:pPr>
              <w:spacing w:after="100" w:line="360" w:lineRule="auto"/>
            </w:pPr>
          </w:p>
          <w:p w14:paraId="3945FFEA" w14:textId="77777777" w:rsidR="00C97409" w:rsidRPr="000619D3" w:rsidRDefault="00C97409" w:rsidP="00E510CE">
            <w:pPr>
              <w:spacing w:after="100" w:line="360" w:lineRule="auto"/>
            </w:pPr>
          </w:p>
          <w:p w14:paraId="4D777DF6" w14:textId="77777777" w:rsidR="00C97409" w:rsidRDefault="00C97409" w:rsidP="00E510CE">
            <w:pPr>
              <w:spacing w:after="100" w:line="360" w:lineRule="auto"/>
            </w:pPr>
          </w:p>
          <w:p w14:paraId="7C282AEB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3x=90</m:t>
              </m:r>
            </m:oMath>
            <w:r>
              <w:t xml:space="preserve"> angles in a rectangle</w:t>
            </w:r>
          </w:p>
          <w:p w14:paraId="2C03706F" w14:textId="77777777" w:rsidR="00C97409" w:rsidRPr="00A07671" w:rsidRDefault="00C97409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x=30°</m:t>
                </m:r>
              </m:oMath>
            </m:oMathPara>
          </w:p>
          <w:p w14:paraId="1AFD1DEE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t xml:space="preserve"> alternate angles on parallel lines</w:t>
            </w:r>
          </w:p>
          <w:p w14:paraId="7B71F180" w14:textId="77777777" w:rsidR="00C97409" w:rsidRPr="00051F29" w:rsidRDefault="00C97409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x=60°</m:t>
                </m:r>
              </m:oMath>
            </m:oMathPara>
          </w:p>
        </w:tc>
      </w:tr>
      <w:tr w:rsidR="00C97409" w:rsidRPr="000619D3" w14:paraId="1AA79F97" w14:textId="77777777" w:rsidTr="00E510CE">
        <w:tc>
          <w:tcPr>
            <w:tcW w:w="3449" w:type="dxa"/>
          </w:tcPr>
          <w:p w14:paraId="139A61F9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099584" behindDoc="0" locked="0" layoutInCell="1" allowOverlap="1" wp14:anchorId="5F843B5C" wp14:editId="6EE62C2F">
                  <wp:simplePos x="0" y="0"/>
                  <wp:positionH relativeFrom="column">
                    <wp:posOffset>134208</wp:posOffset>
                  </wp:positionH>
                  <wp:positionV relativeFrom="paragraph">
                    <wp:posOffset>33655</wp:posOffset>
                  </wp:positionV>
                  <wp:extent cx="1909481" cy="1280332"/>
                  <wp:effectExtent l="0" t="0" r="0" b="0"/>
                  <wp:wrapNone/>
                  <wp:docPr id="1209392571" name="Picture 1209392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4" t="40300" r="68134" b="40928"/>
                          <a:stretch/>
                        </pic:blipFill>
                        <pic:spPr bwMode="auto">
                          <a:xfrm>
                            <a:off x="0" y="0"/>
                            <a:ext cx="1909481" cy="128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AD4AC0" w14:textId="77777777" w:rsidR="00C97409" w:rsidRDefault="00C97409" w:rsidP="00E510CE">
            <w:pPr>
              <w:spacing w:after="100" w:line="360" w:lineRule="auto"/>
            </w:pPr>
          </w:p>
          <w:p w14:paraId="2719718E" w14:textId="77777777" w:rsidR="00C97409" w:rsidRDefault="00C97409" w:rsidP="00E510CE">
            <w:pPr>
              <w:spacing w:after="100" w:line="360" w:lineRule="auto"/>
            </w:pPr>
          </w:p>
          <w:p w14:paraId="16262B35" w14:textId="77777777" w:rsidR="00C97409" w:rsidRDefault="00C97409" w:rsidP="00E510CE">
            <w:pPr>
              <w:spacing w:after="100" w:line="360" w:lineRule="auto"/>
            </w:pPr>
          </w:p>
          <w:p w14:paraId="515442D4" w14:textId="77777777" w:rsidR="00C97409" w:rsidRDefault="00C97409" w:rsidP="00E510CE">
            <w:pPr>
              <w:spacing w:after="100" w:line="360" w:lineRule="auto"/>
            </w:pPr>
          </w:p>
          <w:p w14:paraId="2894B029" w14:textId="77777777" w:rsidR="00C97409" w:rsidRDefault="00C97409" w:rsidP="00E510CE">
            <w:pPr>
              <w:spacing w:after="100" w:line="360" w:lineRule="auto"/>
            </w:pPr>
          </w:p>
          <w:p w14:paraId="6B36D302" w14:textId="77777777" w:rsidR="00C97409" w:rsidRDefault="00C97409" w:rsidP="00E510CE">
            <w:pPr>
              <w:spacing w:after="100" w:line="360" w:lineRule="auto"/>
            </w:pPr>
          </w:p>
          <w:p w14:paraId="3149E3D2" w14:textId="77777777" w:rsidR="00C97409" w:rsidRDefault="00C97409" w:rsidP="00E510CE">
            <w:pPr>
              <w:spacing w:after="100" w:line="360" w:lineRule="auto"/>
            </w:pPr>
          </w:p>
          <w:p w14:paraId="7AB5BEEF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x=y</m:t>
              </m:r>
            </m:oMath>
            <w:r>
              <w:t xml:space="preserve"> diagonals of square bisect angles at </w:t>
            </w:r>
          </w:p>
          <w:p w14:paraId="296ADA40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x+y=90°</m:t>
              </m:r>
            </m:oMath>
            <w:r>
              <w:t xml:space="preserve"> (angles in a square)</w:t>
            </w:r>
          </w:p>
          <w:p w14:paraId="034393CF" w14:textId="77777777" w:rsidR="00C97409" w:rsidRPr="00F813D9" w:rsidRDefault="00C97409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x=y=45°</m:t>
                </m:r>
              </m:oMath>
            </m:oMathPara>
          </w:p>
        </w:tc>
        <w:tc>
          <w:tcPr>
            <w:tcW w:w="3449" w:type="dxa"/>
          </w:tcPr>
          <w:p w14:paraId="528A1569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100608" behindDoc="0" locked="0" layoutInCell="1" allowOverlap="1" wp14:anchorId="0F39F945" wp14:editId="3E1C78A6">
                  <wp:simplePos x="0" y="0"/>
                  <wp:positionH relativeFrom="column">
                    <wp:posOffset>207368</wp:posOffset>
                  </wp:positionH>
                  <wp:positionV relativeFrom="paragraph">
                    <wp:posOffset>38735</wp:posOffset>
                  </wp:positionV>
                  <wp:extent cx="1862459" cy="1307465"/>
                  <wp:effectExtent l="0" t="0" r="4445" b="6985"/>
                  <wp:wrapNone/>
                  <wp:docPr id="305760994" name="Picture 305760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67" t="40325" r="35362" b="40491"/>
                          <a:stretch/>
                        </pic:blipFill>
                        <pic:spPr bwMode="auto">
                          <a:xfrm>
                            <a:off x="0" y="0"/>
                            <a:ext cx="1863876" cy="130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64333E" w14:textId="77777777" w:rsidR="00C97409" w:rsidRDefault="00C97409" w:rsidP="00E510CE">
            <w:pPr>
              <w:spacing w:after="100" w:line="360" w:lineRule="auto"/>
            </w:pPr>
          </w:p>
          <w:p w14:paraId="1D0E90B1" w14:textId="77777777" w:rsidR="00C97409" w:rsidRDefault="00C97409" w:rsidP="00E510CE">
            <w:pPr>
              <w:spacing w:after="100" w:line="360" w:lineRule="auto"/>
            </w:pPr>
          </w:p>
          <w:p w14:paraId="52D18E7F" w14:textId="77777777" w:rsidR="00C97409" w:rsidRDefault="00C97409" w:rsidP="00E510CE">
            <w:pPr>
              <w:spacing w:after="100" w:line="360" w:lineRule="auto"/>
            </w:pPr>
          </w:p>
          <w:p w14:paraId="4C5480D1" w14:textId="77777777" w:rsidR="00C97409" w:rsidRDefault="00C97409" w:rsidP="00E510CE">
            <w:pPr>
              <w:spacing w:after="100" w:line="360" w:lineRule="auto"/>
            </w:pPr>
          </w:p>
          <w:p w14:paraId="60DEB43B" w14:textId="77777777" w:rsidR="00C97409" w:rsidRDefault="00C97409" w:rsidP="00E510CE">
            <w:pPr>
              <w:spacing w:after="100" w:line="360" w:lineRule="auto"/>
            </w:pPr>
          </w:p>
          <w:p w14:paraId="5AB52143" w14:textId="77777777" w:rsidR="00C97409" w:rsidRDefault="00C97409" w:rsidP="00E510CE">
            <w:pPr>
              <w:spacing w:after="100" w:line="360" w:lineRule="auto"/>
            </w:pPr>
          </w:p>
          <w:p w14:paraId="71C9DB68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x=35°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w=40°</m:t>
              </m:r>
            </m:oMath>
            <w:r>
              <w:rPr>
                <w:rFonts w:ascii="Cambria Math" w:hAnsi="Cambria Math"/>
                <w:i/>
              </w:rPr>
              <w:t xml:space="preserve"> </w:t>
            </w:r>
            <w:r>
              <w:rPr>
                <w:rFonts w:ascii="Cambria Math" w:hAnsi="Cambria Math"/>
                <w:i/>
              </w:rPr>
              <w:br/>
            </w:r>
            <w:r>
              <w:t>alternate angles on parallel lines</w:t>
            </w:r>
          </w:p>
          <w:p w14:paraId="67F31D57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z=105°</m:t>
              </m:r>
            </m:oMath>
            <w:r>
              <w:t xml:space="preserve"> cointerior angles in parallel lines</w:t>
            </w:r>
          </w:p>
          <w:p w14:paraId="74B9767B" w14:textId="77777777" w:rsidR="00C97409" w:rsidRPr="005D7F58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y=z=105°</m:t>
              </m:r>
            </m:oMath>
            <w:r>
              <w:t xml:space="preserve"> </w:t>
            </w:r>
            <w:r>
              <w:br/>
              <w:t>opposite angles of parallelogram equal</w:t>
            </w:r>
          </w:p>
        </w:tc>
        <w:tc>
          <w:tcPr>
            <w:tcW w:w="3449" w:type="dxa"/>
          </w:tcPr>
          <w:p w14:paraId="0A0351C3" w14:textId="77777777" w:rsidR="00C97409" w:rsidRPr="000619D3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101632" behindDoc="0" locked="0" layoutInCell="1" allowOverlap="1" wp14:anchorId="654D5510" wp14:editId="62C54211">
                  <wp:simplePos x="0" y="0"/>
                  <wp:positionH relativeFrom="column">
                    <wp:posOffset>165849</wp:posOffset>
                  </wp:positionH>
                  <wp:positionV relativeFrom="paragraph">
                    <wp:posOffset>33655</wp:posOffset>
                  </wp:positionV>
                  <wp:extent cx="1933007" cy="1307640"/>
                  <wp:effectExtent l="0" t="0" r="0" b="6985"/>
                  <wp:wrapNone/>
                  <wp:docPr id="1627507440" name="Picture 1627507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253" t="40332" r="299" b="40484"/>
                          <a:stretch/>
                        </pic:blipFill>
                        <pic:spPr bwMode="auto">
                          <a:xfrm>
                            <a:off x="0" y="0"/>
                            <a:ext cx="1933007" cy="130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6449BB" w14:textId="77777777" w:rsidR="00C97409" w:rsidRPr="000619D3" w:rsidRDefault="00C97409" w:rsidP="00E510CE">
            <w:pPr>
              <w:spacing w:after="100" w:line="360" w:lineRule="auto"/>
            </w:pPr>
          </w:p>
          <w:p w14:paraId="6E6D64FF" w14:textId="77777777" w:rsidR="00C97409" w:rsidRPr="000619D3" w:rsidRDefault="00C97409" w:rsidP="00E510CE">
            <w:pPr>
              <w:spacing w:after="100" w:line="360" w:lineRule="auto"/>
            </w:pPr>
          </w:p>
          <w:p w14:paraId="75C87136" w14:textId="77777777" w:rsidR="00C97409" w:rsidRPr="000619D3" w:rsidRDefault="00C97409" w:rsidP="00E510CE">
            <w:pPr>
              <w:spacing w:after="100" w:line="360" w:lineRule="auto"/>
            </w:pPr>
          </w:p>
          <w:p w14:paraId="25AC1815" w14:textId="77777777" w:rsidR="00C97409" w:rsidRPr="000619D3" w:rsidRDefault="00C97409" w:rsidP="00E510CE">
            <w:pPr>
              <w:spacing w:after="100" w:line="360" w:lineRule="auto"/>
            </w:pPr>
          </w:p>
          <w:p w14:paraId="5624B405" w14:textId="77777777" w:rsidR="00C97409" w:rsidRDefault="00C97409" w:rsidP="00E510CE">
            <w:pPr>
              <w:spacing w:after="100" w:line="360" w:lineRule="auto"/>
            </w:pPr>
          </w:p>
          <w:p w14:paraId="591B0E37" w14:textId="77777777" w:rsidR="00C97409" w:rsidRPr="000619D3" w:rsidRDefault="00C97409" w:rsidP="00E510CE">
            <w:pPr>
              <w:spacing w:after="100" w:line="360" w:lineRule="auto"/>
            </w:pPr>
          </w:p>
          <w:p w14:paraId="7DFD2B1E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z=40°</m:t>
              </m:r>
            </m:oMath>
            <w:r>
              <w:t xml:space="preserve"> alternate angles on parallel lines</w:t>
            </w:r>
          </w:p>
          <w:p w14:paraId="746C279D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y=55°</m:t>
              </m:r>
            </m:oMath>
            <w:r>
              <w:t xml:space="preserve"> cointerior angles on parallel lines</w:t>
            </w:r>
          </w:p>
          <w:p w14:paraId="7438ACD7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x=y=55°</m:t>
              </m:r>
            </m:oMath>
            <w:r>
              <w:t xml:space="preserve"> alternate angles on parallel lines</w:t>
            </w:r>
          </w:p>
          <w:p w14:paraId="3D4BA938" w14:textId="77777777" w:rsidR="00C97409" w:rsidRPr="00964128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w=85°</m:t>
              </m:r>
            </m:oMath>
            <w:r>
              <w:t xml:space="preserve"> opposite angles of paralogram</w:t>
            </w:r>
          </w:p>
        </w:tc>
      </w:tr>
      <w:tr w:rsidR="00C97409" w:rsidRPr="000619D3" w14:paraId="663B8A9A" w14:textId="77777777" w:rsidTr="00E510CE">
        <w:tc>
          <w:tcPr>
            <w:tcW w:w="3449" w:type="dxa"/>
          </w:tcPr>
          <w:p w14:paraId="2BA219F5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lastRenderedPageBreak/>
              <w:drawing>
                <wp:anchor distT="0" distB="0" distL="114300" distR="114300" simplePos="0" relativeHeight="252102656" behindDoc="0" locked="0" layoutInCell="1" allowOverlap="1" wp14:anchorId="44847EA9" wp14:editId="29FBF63B">
                  <wp:simplePos x="0" y="0"/>
                  <wp:positionH relativeFrom="column">
                    <wp:posOffset>139923</wp:posOffset>
                  </wp:positionH>
                  <wp:positionV relativeFrom="paragraph">
                    <wp:posOffset>33655</wp:posOffset>
                  </wp:positionV>
                  <wp:extent cx="1909481" cy="1280332"/>
                  <wp:effectExtent l="0" t="0" r="0" b="0"/>
                  <wp:wrapNone/>
                  <wp:docPr id="2084222145" name="Picture 2084222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4" t="60043" r="68134" b="21185"/>
                          <a:stretch/>
                        </pic:blipFill>
                        <pic:spPr bwMode="auto">
                          <a:xfrm>
                            <a:off x="0" y="0"/>
                            <a:ext cx="1909481" cy="128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CA8507" w14:textId="77777777" w:rsidR="00C97409" w:rsidRDefault="00C97409" w:rsidP="00E510CE">
            <w:pPr>
              <w:spacing w:after="100" w:line="360" w:lineRule="auto"/>
            </w:pPr>
          </w:p>
          <w:p w14:paraId="685E19C8" w14:textId="77777777" w:rsidR="00C97409" w:rsidRDefault="00C97409" w:rsidP="00E510CE">
            <w:pPr>
              <w:spacing w:after="100" w:line="360" w:lineRule="auto"/>
            </w:pPr>
          </w:p>
          <w:p w14:paraId="7D100F5B" w14:textId="77777777" w:rsidR="00C97409" w:rsidRDefault="00C97409" w:rsidP="00E510CE">
            <w:pPr>
              <w:spacing w:after="100" w:line="360" w:lineRule="auto"/>
            </w:pPr>
          </w:p>
          <w:p w14:paraId="6C2A0001" w14:textId="77777777" w:rsidR="00C97409" w:rsidRDefault="00C97409" w:rsidP="00E510CE">
            <w:pPr>
              <w:spacing w:after="100" w:line="360" w:lineRule="auto"/>
            </w:pPr>
          </w:p>
          <w:p w14:paraId="224F2093" w14:textId="77777777" w:rsidR="00C97409" w:rsidRDefault="00C97409" w:rsidP="00E510CE">
            <w:pPr>
              <w:spacing w:after="100" w:line="360" w:lineRule="auto"/>
            </w:pPr>
          </w:p>
          <w:p w14:paraId="50A164C5" w14:textId="77777777" w:rsidR="00C97409" w:rsidRDefault="00C97409" w:rsidP="00E510CE">
            <w:pPr>
              <w:spacing w:after="100" w:line="360" w:lineRule="auto"/>
            </w:pPr>
          </w:p>
          <w:p w14:paraId="5AA3AA56" w14:textId="77777777" w:rsidR="00C97409" w:rsidRDefault="00C97409" w:rsidP="00E510CE">
            <w:pPr>
              <w:spacing w:after="100" w:line="360" w:lineRule="auto"/>
            </w:pPr>
          </w:p>
          <w:p w14:paraId="53CA9E1A" w14:textId="77777777" w:rsidR="00C97409" w:rsidRDefault="00C97409" w:rsidP="00E510CE">
            <w:pPr>
              <w:spacing w:after="100" w:line="360" w:lineRule="auto"/>
            </w:pPr>
          </w:p>
          <w:p w14:paraId="1F2024C3" w14:textId="77777777" w:rsidR="00C97409" w:rsidRDefault="00C97409" w:rsidP="00E510CE">
            <w:pPr>
              <w:spacing w:after="100" w:line="360" w:lineRule="auto"/>
            </w:pPr>
          </w:p>
          <w:p w14:paraId="2F2F1419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x=30°</m:t>
              </m:r>
            </m:oMath>
            <w:r>
              <w:t xml:space="preserve"> </w:t>
            </w:r>
            <w:r>
              <w:br/>
              <w:t>diagonals in rhombus bisect angles at vertex</w:t>
            </w:r>
          </w:p>
          <w:p w14:paraId="3C22D2F5" w14:textId="77777777" w:rsidR="00C97409" w:rsidRPr="002B0836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y=x=30°</m:t>
              </m:r>
            </m:oMath>
            <w:r>
              <w:t xml:space="preserve"> alternate angles on parallel lines</w:t>
            </w:r>
          </w:p>
        </w:tc>
        <w:tc>
          <w:tcPr>
            <w:tcW w:w="3449" w:type="dxa"/>
          </w:tcPr>
          <w:p w14:paraId="1F03CC9C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103680" behindDoc="0" locked="0" layoutInCell="1" allowOverlap="1" wp14:anchorId="4222114C" wp14:editId="2FFE5E9C">
                  <wp:simplePos x="0" y="0"/>
                  <wp:positionH relativeFrom="column">
                    <wp:posOffset>207368</wp:posOffset>
                  </wp:positionH>
                  <wp:positionV relativeFrom="paragraph">
                    <wp:posOffset>38735</wp:posOffset>
                  </wp:positionV>
                  <wp:extent cx="1862459" cy="1307465"/>
                  <wp:effectExtent l="0" t="0" r="4445" b="6985"/>
                  <wp:wrapNone/>
                  <wp:docPr id="374896977" name="Picture 374896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67" t="59915" r="35362" b="20901"/>
                          <a:stretch/>
                        </pic:blipFill>
                        <pic:spPr bwMode="auto">
                          <a:xfrm>
                            <a:off x="0" y="0"/>
                            <a:ext cx="1863876" cy="130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CD3AB6" w14:textId="77777777" w:rsidR="00C97409" w:rsidRDefault="00C97409" w:rsidP="00E510CE">
            <w:pPr>
              <w:spacing w:after="100" w:line="360" w:lineRule="auto"/>
            </w:pPr>
          </w:p>
          <w:p w14:paraId="2F52413E" w14:textId="77777777" w:rsidR="00C97409" w:rsidRDefault="00C97409" w:rsidP="00E510CE">
            <w:pPr>
              <w:spacing w:after="100" w:line="360" w:lineRule="auto"/>
            </w:pPr>
          </w:p>
          <w:p w14:paraId="019DBB5F" w14:textId="77777777" w:rsidR="00C97409" w:rsidRDefault="00C97409" w:rsidP="00E510CE">
            <w:pPr>
              <w:spacing w:after="100" w:line="360" w:lineRule="auto"/>
            </w:pPr>
          </w:p>
          <w:p w14:paraId="1B29E8CE" w14:textId="77777777" w:rsidR="00C97409" w:rsidRDefault="00C97409" w:rsidP="00E510CE">
            <w:pPr>
              <w:spacing w:after="100" w:line="360" w:lineRule="auto"/>
            </w:pPr>
          </w:p>
          <w:p w14:paraId="31D4F0A5" w14:textId="77777777" w:rsidR="00C97409" w:rsidRDefault="00C97409" w:rsidP="00E510CE">
            <w:pPr>
              <w:spacing w:after="100" w:line="360" w:lineRule="auto"/>
            </w:pPr>
          </w:p>
          <w:p w14:paraId="5120A5B2" w14:textId="77777777" w:rsidR="00C97409" w:rsidRDefault="00C97409" w:rsidP="00E510CE">
            <w:pPr>
              <w:spacing w:after="100" w:line="360" w:lineRule="auto"/>
            </w:pPr>
          </w:p>
          <w:p w14:paraId="6C818540" w14:textId="77777777" w:rsidR="00C97409" w:rsidRDefault="00C97409" w:rsidP="00E510CE">
            <w:pPr>
              <w:spacing w:after="100" w:line="360" w:lineRule="auto"/>
            </w:pPr>
          </w:p>
          <w:p w14:paraId="3FE1D9D7" w14:textId="77777777" w:rsidR="00C97409" w:rsidRDefault="00C97409" w:rsidP="00E510CE">
            <w:pPr>
              <w:spacing w:after="100" w:line="360" w:lineRule="auto"/>
            </w:pPr>
          </w:p>
          <w:p w14:paraId="566EF508" w14:textId="77777777" w:rsidR="00C97409" w:rsidRDefault="00C97409" w:rsidP="00E510CE">
            <w:pPr>
              <w:spacing w:after="100" w:line="360" w:lineRule="auto"/>
            </w:pPr>
          </w:p>
          <w:p w14:paraId="79BB0B45" w14:textId="77777777" w:rsidR="00C97409" w:rsidRPr="000619D3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x=y=45°</m:t>
              </m:r>
            </m:oMath>
            <w:r>
              <w:t xml:space="preserve"> </w:t>
            </w:r>
            <w:r>
              <w:br/>
              <w:t>diagonals in square bisect angles at vertex</w:t>
            </w:r>
          </w:p>
        </w:tc>
        <w:tc>
          <w:tcPr>
            <w:tcW w:w="3449" w:type="dxa"/>
          </w:tcPr>
          <w:p w14:paraId="17AC4E54" w14:textId="77777777" w:rsidR="00C97409" w:rsidRPr="000619D3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104704" behindDoc="0" locked="0" layoutInCell="1" allowOverlap="1" wp14:anchorId="4C8063E2" wp14:editId="7484AD70">
                  <wp:simplePos x="0" y="0"/>
                  <wp:positionH relativeFrom="column">
                    <wp:posOffset>165849</wp:posOffset>
                  </wp:positionH>
                  <wp:positionV relativeFrom="paragraph">
                    <wp:posOffset>33655</wp:posOffset>
                  </wp:positionV>
                  <wp:extent cx="1933007" cy="1307640"/>
                  <wp:effectExtent l="0" t="0" r="0" b="6985"/>
                  <wp:wrapNone/>
                  <wp:docPr id="1784198584" name="Picture 1784198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253" t="59675" r="299" b="21141"/>
                          <a:stretch/>
                        </pic:blipFill>
                        <pic:spPr bwMode="auto">
                          <a:xfrm>
                            <a:off x="0" y="0"/>
                            <a:ext cx="1933007" cy="130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45B486" w14:textId="77777777" w:rsidR="00C97409" w:rsidRPr="000619D3" w:rsidRDefault="00C97409" w:rsidP="00E510CE">
            <w:pPr>
              <w:spacing w:after="100" w:line="360" w:lineRule="auto"/>
            </w:pPr>
          </w:p>
          <w:p w14:paraId="352B4183" w14:textId="77777777" w:rsidR="00C97409" w:rsidRPr="000619D3" w:rsidRDefault="00C97409" w:rsidP="00E510CE">
            <w:pPr>
              <w:spacing w:after="100" w:line="360" w:lineRule="auto"/>
            </w:pPr>
          </w:p>
          <w:p w14:paraId="577D0758" w14:textId="77777777" w:rsidR="00C97409" w:rsidRPr="000619D3" w:rsidRDefault="00C97409" w:rsidP="00E510CE">
            <w:pPr>
              <w:spacing w:after="100" w:line="360" w:lineRule="auto"/>
            </w:pPr>
          </w:p>
          <w:p w14:paraId="728FA31E" w14:textId="77777777" w:rsidR="00C97409" w:rsidRPr="000619D3" w:rsidRDefault="00C97409" w:rsidP="00E510CE">
            <w:pPr>
              <w:spacing w:after="100" w:line="360" w:lineRule="auto"/>
            </w:pPr>
          </w:p>
          <w:p w14:paraId="0B71A22C" w14:textId="77777777" w:rsidR="00C97409" w:rsidRPr="000619D3" w:rsidRDefault="00C97409" w:rsidP="00E510CE">
            <w:pPr>
              <w:spacing w:after="100" w:line="360" w:lineRule="auto"/>
            </w:pPr>
          </w:p>
          <w:p w14:paraId="21673798" w14:textId="77777777" w:rsidR="00C97409" w:rsidRDefault="00C97409" w:rsidP="00E510CE">
            <w:pPr>
              <w:spacing w:after="100" w:line="360" w:lineRule="auto"/>
            </w:pPr>
          </w:p>
          <w:p w14:paraId="0FCC923F" w14:textId="77777777" w:rsidR="00C97409" w:rsidRDefault="00C97409" w:rsidP="00E510CE">
            <w:pPr>
              <w:spacing w:after="100" w:line="360" w:lineRule="auto"/>
            </w:pPr>
          </w:p>
          <w:p w14:paraId="36132E10" w14:textId="77777777" w:rsidR="00C97409" w:rsidRDefault="00C97409" w:rsidP="00E510CE">
            <w:pPr>
              <w:spacing w:after="100" w:line="360" w:lineRule="auto"/>
            </w:pPr>
          </w:p>
          <w:p w14:paraId="18DAF7FA" w14:textId="77777777" w:rsidR="00C97409" w:rsidRPr="000619D3" w:rsidRDefault="00C97409" w:rsidP="00E510CE">
            <w:pPr>
              <w:spacing w:after="100" w:line="360" w:lineRule="auto"/>
            </w:pPr>
          </w:p>
          <w:p w14:paraId="2367F555" w14:textId="77777777" w:rsidR="00C97409" w:rsidRPr="000619D3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cm diagonals of rectangle are equal and bisect each other.</w:t>
            </w:r>
          </w:p>
        </w:tc>
      </w:tr>
      <w:tr w:rsidR="00C97409" w:rsidRPr="000619D3" w14:paraId="2F22AB37" w14:textId="77777777" w:rsidTr="00E510CE">
        <w:tc>
          <w:tcPr>
            <w:tcW w:w="3449" w:type="dxa"/>
          </w:tcPr>
          <w:p w14:paraId="15413627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105728" behindDoc="0" locked="0" layoutInCell="1" allowOverlap="1" wp14:anchorId="20FEA7D0" wp14:editId="64788F6E">
                  <wp:simplePos x="0" y="0"/>
                  <wp:positionH relativeFrom="column">
                    <wp:posOffset>157068</wp:posOffset>
                  </wp:positionH>
                  <wp:positionV relativeFrom="paragraph">
                    <wp:posOffset>33655</wp:posOffset>
                  </wp:positionV>
                  <wp:extent cx="1909481" cy="1280332"/>
                  <wp:effectExtent l="0" t="0" r="0" b="0"/>
                  <wp:wrapNone/>
                  <wp:docPr id="906915901" name="Picture 906915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4" t="80279" r="68134" b="949"/>
                          <a:stretch/>
                        </pic:blipFill>
                        <pic:spPr bwMode="auto">
                          <a:xfrm>
                            <a:off x="0" y="0"/>
                            <a:ext cx="1909481" cy="128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C7217B" w14:textId="77777777" w:rsidR="00C97409" w:rsidRDefault="00C97409" w:rsidP="00E510CE">
            <w:pPr>
              <w:spacing w:after="100" w:line="360" w:lineRule="auto"/>
            </w:pPr>
          </w:p>
          <w:p w14:paraId="4F5C1EB6" w14:textId="77777777" w:rsidR="00C97409" w:rsidRDefault="00C97409" w:rsidP="00E510CE">
            <w:pPr>
              <w:spacing w:after="100" w:line="360" w:lineRule="auto"/>
            </w:pPr>
          </w:p>
          <w:p w14:paraId="1C12FA59" w14:textId="77777777" w:rsidR="00C97409" w:rsidRDefault="00C97409" w:rsidP="00E510CE">
            <w:pPr>
              <w:spacing w:after="100" w:line="360" w:lineRule="auto"/>
            </w:pPr>
          </w:p>
          <w:p w14:paraId="1F1AE4BA" w14:textId="77777777" w:rsidR="00C97409" w:rsidRDefault="00C97409" w:rsidP="00E510CE">
            <w:pPr>
              <w:spacing w:after="100" w:line="360" w:lineRule="auto"/>
            </w:pPr>
            <w:r>
              <w:t xml:space="preserve"> </w:t>
            </w:r>
          </w:p>
          <w:p w14:paraId="65C5767B" w14:textId="77777777" w:rsidR="00C97409" w:rsidRDefault="00C97409" w:rsidP="00E510CE">
            <w:pPr>
              <w:spacing w:after="100" w:line="360" w:lineRule="auto"/>
            </w:pPr>
          </w:p>
          <w:p w14:paraId="635F2E63" w14:textId="77777777" w:rsidR="00C97409" w:rsidRDefault="00C97409" w:rsidP="00E510CE">
            <w:pPr>
              <w:spacing w:after="100" w:line="360" w:lineRule="auto"/>
            </w:pPr>
          </w:p>
          <w:p w14:paraId="558386C5" w14:textId="77777777" w:rsidR="00C97409" w:rsidRDefault="00C97409" w:rsidP="00E510CE">
            <w:pPr>
              <w:spacing w:after="100" w:line="360" w:lineRule="auto"/>
            </w:pPr>
          </w:p>
          <w:p w14:paraId="31D6289B" w14:textId="77777777" w:rsidR="00C97409" w:rsidRDefault="00C97409" w:rsidP="00E510CE">
            <w:pPr>
              <w:spacing w:after="100" w:line="360" w:lineRule="auto"/>
            </w:pPr>
          </w:p>
          <w:p w14:paraId="7FE09181" w14:textId="77777777" w:rsidR="00C97409" w:rsidRDefault="00C97409" w:rsidP="00E510CE">
            <w:pPr>
              <w:spacing w:after="100" w:line="360" w:lineRule="auto"/>
            </w:pPr>
          </w:p>
          <w:p w14:paraId="653B01D7" w14:textId="77777777" w:rsidR="00C97409" w:rsidRPr="00C47D05" w:rsidRDefault="00C97409" w:rsidP="00E510CE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x=4.5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  <m:r>
                  <w:rPr>
                    <w:rFonts w:ascii="Cambria Math" w:hAnsi="Cambria Math"/>
                  </w:rPr>
                  <m:t xml:space="preserve">, y=3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  <w:p w14:paraId="23C2783D" w14:textId="77777777" w:rsidR="00C97409" w:rsidRPr="00C47D05" w:rsidRDefault="00C97409" w:rsidP="00E510CE">
            <w:pPr>
              <w:pStyle w:val="Answer"/>
            </w:pPr>
            <w:r>
              <w:t>Diagonals of parallelogram bisect each other</w:t>
            </w:r>
          </w:p>
        </w:tc>
        <w:tc>
          <w:tcPr>
            <w:tcW w:w="3449" w:type="dxa"/>
          </w:tcPr>
          <w:p w14:paraId="768B7B8C" w14:textId="77777777" w:rsidR="00C97409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106752" behindDoc="0" locked="0" layoutInCell="1" allowOverlap="1" wp14:anchorId="002369FF" wp14:editId="69A618DA">
                  <wp:simplePos x="0" y="0"/>
                  <wp:positionH relativeFrom="column">
                    <wp:posOffset>204272</wp:posOffset>
                  </wp:positionH>
                  <wp:positionV relativeFrom="paragraph">
                    <wp:posOffset>36113</wp:posOffset>
                  </wp:positionV>
                  <wp:extent cx="1862455" cy="1240971"/>
                  <wp:effectExtent l="0" t="0" r="4445" b="0"/>
                  <wp:wrapNone/>
                  <wp:docPr id="1213569080" name="Picture 1213569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67" t="80119" r="35362" b="1673"/>
                          <a:stretch/>
                        </pic:blipFill>
                        <pic:spPr bwMode="auto">
                          <a:xfrm>
                            <a:off x="0" y="0"/>
                            <a:ext cx="1863876" cy="1241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0F9D52" w14:textId="77777777" w:rsidR="00C97409" w:rsidRDefault="00C97409" w:rsidP="00E510CE">
            <w:pPr>
              <w:spacing w:after="100" w:line="360" w:lineRule="auto"/>
            </w:pPr>
          </w:p>
          <w:p w14:paraId="52134F8B" w14:textId="77777777" w:rsidR="00C97409" w:rsidRDefault="00C97409" w:rsidP="00E510CE">
            <w:pPr>
              <w:spacing w:after="100" w:line="360" w:lineRule="auto"/>
            </w:pPr>
          </w:p>
          <w:p w14:paraId="49DF71E5" w14:textId="77777777" w:rsidR="00C97409" w:rsidRDefault="00C97409" w:rsidP="00E510CE">
            <w:pPr>
              <w:spacing w:after="100" w:line="360" w:lineRule="auto"/>
            </w:pPr>
          </w:p>
          <w:p w14:paraId="1C213556" w14:textId="77777777" w:rsidR="00C97409" w:rsidRDefault="00C97409" w:rsidP="00E510CE">
            <w:pPr>
              <w:spacing w:after="100" w:line="360" w:lineRule="auto"/>
            </w:pPr>
          </w:p>
          <w:p w14:paraId="4107E13C" w14:textId="77777777" w:rsidR="00C97409" w:rsidRDefault="00C97409" w:rsidP="00E510CE">
            <w:pPr>
              <w:spacing w:after="100" w:line="360" w:lineRule="auto"/>
            </w:pPr>
          </w:p>
          <w:p w14:paraId="66588F17" w14:textId="77777777" w:rsidR="00C97409" w:rsidRDefault="00C97409" w:rsidP="00E510CE">
            <w:pPr>
              <w:spacing w:after="100" w:line="360" w:lineRule="auto"/>
            </w:pPr>
          </w:p>
          <w:p w14:paraId="6E764C74" w14:textId="77777777" w:rsidR="00C97409" w:rsidRDefault="00C97409" w:rsidP="00E510CE">
            <w:pPr>
              <w:spacing w:after="100" w:line="360" w:lineRule="auto"/>
            </w:pPr>
          </w:p>
          <w:p w14:paraId="4B5FFBF2" w14:textId="77777777" w:rsidR="00C97409" w:rsidRDefault="00C97409" w:rsidP="00E510CE">
            <w:pPr>
              <w:spacing w:after="100" w:line="360" w:lineRule="auto"/>
            </w:pPr>
          </w:p>
          <w:p w14:paraId="3C514BDB" w14:textId="77777777" w:rsidR="00C97409" w:rsidRDefault="00C97409" w:rsidP="00E510CE">
            <w:pPr>
              <w:spacing w:after="100" w:line="360" w:lineRule="auto"/>
            </w:pPr>
          </w:p>
          <w:p w14:paraId="15D7DB57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y=40°</m:t>
              </m:r>
            </m:oMath>
            <w:r>
              <w:t xml:space="preserve"> diagonals of rhombus bisect angles at vertex</w:t>
            </w:r>
          </w:p>
          <w:p w14:paraId="150656B9" w14:textId="77777777" w:rsidR="00C97409" w:rsidRPr="00C47D05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x=50°</m:t>
              </m:r>
            </m:oMath>
            <w:r>
              <w:t xml:space="preserve"> angle sum of triangle</w:t>
            </w:r>
          </w:p>
        </w:tc>
        <w:tc>
          <w:tcPr>
            <w:tcW w:w="3449" w:type="dxa"/>
          </w:tcPr>
          <w:p w14:paraId="2F39C0F0" w14:textId="77777777" w:rsidR="00C97409" w:rsidRPr="000619D3" w:rsidRDefault="00C97409" w:rsidP="009819DF">
            <w:pPr>
              <w:numPr>
                <w:ilvl w:val="0"/>
                <w:numId w:val="76"/>
              </w:numPr>
              <w:spacing w:after="100" w:line="360" w:lineRule="auto"/>
            </w:pPr>
            <w:r w:rsidRPr="00C12547">
              <w:rPr>
                <w:noProof/>
              </w:rPr>
              <w:drawing>
                <wp:anchor distT="0" distB="0" distL="114300" distR="114300" simplePos="0" relativeHeight="252107776" behindDoc="0" locked="0" layoutInCell="1" allowOverlap="1" wp14:anchorId="24144C66" wp14:editId="39C3A7D1">
                  <wp:simplePos x="0" y="0"/>
                  <wp:positionH relativeFrom="column">
                    <wp:posOffset>165849</wp:posOffset>
                  </wp:positionH>
                  <wp:positionV relativeFrom="paragraph">
                    <wp:posOffset>33655</wp:posOffset>
                  </wp:positionV>
                  <wp:extent cx="1933007" cy="1307640"/>
                  <wp:effectExtent l="0" t="0" r="0" b="6985"/>
                  <wp:wrapNone/>
                  <wp:docPr id="1062886824" name="Picture 1062886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56600" name="Picture 1"/>
                          <pic:cNvPicPr/>
                        </pic:nvPicPr>
                        <pic:blipFill rotWithShape="1"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253" t="80170" r="299" b="646"/>
                          <a:stretch/>
                        </pic:blipFill>
                        <pic:spPr bwMode="auto">
                          <a:xfrm>
                            <a:off x="0" y="0"/>
                            <a:ext cx="1933007" cy="130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AB86D6" w14:textId="77777777" w:rsidR="00C97409" w:rsidRPr="000619D3" w:rsidRDefault="00C97409" w:rsidP="00E510CE">
            <w:pPr>
              <w:spacing w:after="100" w:line="360" w:lineRule="auto"/>
            </w:pPr>
          </w:p>
          <w:p w14:paraId="30609CCE" w14:textId="77777777" w:rsidR="00C97409" w:rsidRPr="000619D3" w:rsidRDefault="00C97409" w:rsidP="00E510CE">
            <w:pPr>
              <w:spacing w:after="100" w:line="360" w:lineRule="auto"/>
            </w:pPr>
          </w:p>
          <w:p w14:paraId="056C553E" w14:textId="77777777" w:rsidR="00C97409" w:rsidRPr="000619D3" w:rsidRDefault="00C97409" w:rsidP="00E510CE">
            <w:pPr>
              <w:spacing w:after="100" w:line="360" w:lineRule="auto"/>
            </w:pPr>
          </w:p>
          <w:p w14:paraId="280EED2A" w14:textId="77777777" w:rsidR="00C97409" w:rsidRDefault="00C97409" w:rsidP="00E510CE">
            <w:pPr>
              <w:spacing w:after="100" w:line="360" w:lineRule="auto"/>
            </w:pPr>
          </w:p>
          <w:p w14:paraId="5FAD1C3A" w14:textId="77777777" w:rsidR="00C97409" w:rsidRPr="000619D3" w:rsidRDefault="00C97409" w:rsidP="00E510CE">
            <w:pPr>
              <w:spacing w:after="100" w:line="360" w:lineRule="auto"/>
            </w:pPr>
          </w:p>
          <w:p w14:paraId="0F20D136" w14:textId="77777777" w:rsidR="00C97409" w:rsidRDefault="00C97409" w:rsidP="00E510CE">
            <w:pPr>
              <w:spacing w:after="100" w:line="360" w:lineRule="auto"/>
            </w:pPr>
          </w:p>
          <w:p w14:paraId="7906CCEB" w14:textId="77777777" w:rsidR="00C97409" w:rsidRPr="000619D3" w:rsidRDefault="00C97409" w:rsidP="00E510CE">
            <w:pPr>
              <w:spacing w:after="100" w:line="360" w:lineRule="auto"/>
            </w:pPr>
          </w:p>
          <w:p w14:paraId="14F05E71" w14:textId="77777777" w:rsidR="00C97409" w:rsidRDefault="00C97409" w:rsidP="00E510CE">
            <w:pPr>
              <w:spacing w:after="100" w:line="360" w:lineRule="auto"/>
            </w:pPr>
          </w:p>
          <w:p w14:paraId="6463CD52" w14:textId="77777777" w:rsidR="00C97409" w:rsidRPr="000619D3" w:rsidRDefault="00C97409" w:rsidP="00E510CE">
            <w:pPr>
              <w:spacing w:after="100" w:line="360" w:lineRule="auto"/>
            </w:pPr>
          </w:p>
          <w:p w14:paraId="63C8AC70" w14:textId="77777777" w:rsidR="00C97409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x=110°</m:t>
              </m:r>
            </m:oMath>
            <w:r>
              <w:t xml:space="preserve"> opposite angles of kite between unequal sides equal.</w:t>
            </w:r>
          </w:p>
          <w:p w14:paraId="248C22E0" w14:textId="77777777" w:rsidR="00C97409" w:rsidRPr="00C47D05" w:rsidRDefault="00C97409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y=4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x=11</m:t>
              </m:r>
            </m:oMath>
            <w:r>
              <w:t xml:space="preserve"> cm, </w:t>
            </w:r>
            <w:r>
              <w:br/>
              <w:t>adjacent sides of kite equal</w:t>
            </w:r>
          </w:p>
        </w:tc>
      </w:tr>
    </w:tbl>
    <w:p w14:paraId="600F2D87" w14:textId="77777777" w:rsidR="00C97409" w:rsidRDefault="00C97409" w:rsidP="00C97409"/>
    <w:p w14:paraId="415277FF" w14:textId="77777777" w:rsidR="00C97409" w:rsidRDefault="00C97409" w:rsidP="00C97409"/>
    <w:p w14:paraId="13D25751" w14:textId="77777777" w:rsidR="00C97409" w:rsidRDefault="00C97409" w:rsidP="00C97409"/>
    <w:p w14:paraId="076C8490" w14:textId="77777777" w:rsidR="00C97409" w:rsidRDefault="00C97409" w:rsidP="00C97409"/>
    <w:p w14:paraId="69263C63" w14:textId="77777777" w:rsidR="00C97409" w:rsidRDefault="00C97409" w:rsidP="00C97409"/>
    <w:p w14:paraId="7AE78504" w14:textId="77777777" w:rsidR="00C97409" w:rsidRDefault="00C97409" w:rsidP="00C97409"/>
    <w:p w14:paraId="1EE6EF9A" w14:textId="77777777" w:rsidR="00C97409" w:rsidRDefault="00C97409" w:rsidP="00C97409"/>
    <w:p w14:paraId="1C82B83F" w14:textId="77777777" w:rsidR="00C97409" w:rsidRDefault="00C97409" w:rsidP="00C97409"/>
    <w:p w14:paraId="5DE2FF6F" w14:textId="77777777" w:rsidR="00C97409" w:rsidRDefault="00C97409" w:rsidP="00C97409">
      <w:pPr>
        <w:pStyle w:val="Level"/>
      </w:pPr>
      <w:r>
        <w:lastRenderedPageBreak/>
        <w:t>Mastery</w:t>
      </w:r>
    </w:p>
    <w:p w14:paraId="686E2827" w14:textId="77777777" w:rsidR="00C97409" w:rsidRPr="00CF5F8C" w:rsidRDefault="00C97409" w:rsidP="009819DF">
      <w:pPr>
        <w:pStyle w:val="ListParagraph"/>
        <w:numPr>
          <w:ilvl w:val="0"/>
          <w:numId w:val="71"/>
        </w:numPr>
        <w:rPr>
          <w:b/>
          <w:bCs/>
        </w:rPr>
      </w:pPr>
      <w:r w:rsidRPr="00CF5F8C">
        <w:rPr>
          <w:b/>
          <w:bCs/>
        </w:rPr>
        <w:t>NAPLAN B+</w:t>
      </w:r>
    </w:p>
    <w:p w14:paraId="65075069" w14:textId="77777777" w:rsidR="00C97409" w:rsidRDefault="00C97409" w:rsidP="00C97409">
      <w:pPr>
        <w:ind w:left="567"/>
      </w:pPr>
      <w:r>
        <w:t xml:space="preserve">The diagram shows a parallelogram </w:t>
      </w:r>
      <m:oMath>
        <m:r>
          <w:rPr>
            <w:rFonts w:ascii="Cambria Math" w:hAnsi="Cambria Math"/>
          </w:rPr>
          <m:t>ABCD</m:t>
        </m:r>
      </m:oMath>
      <w:r>
        <w:t xml:space="preserve">. Prove that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BCE</m:t>
        </m:r>
      </m:oMath>
      <w:r>
        <w:t xml:space="preserve"> is equilateral.</w:t>
      </w:r>
    </w:p>
    <w:p w14:paraId="64A4A9BA" w14:textId="77777777" w:rsidR="00C97409" w:rsidRPr="007E478E" w:rsidRDefault="00C97409" w:rsidP="00C97409">
      <w:r>
        <w:rPr>
          <w:noProof/>
        </w:rPr>
        <w:drawing>
          <wp:anchor distT="0" distB="0" distL="114300" distR="114300" simplePos="0" relativeHeight="252108800" behindDoc="1" locked="0" layoutInCell="1" allowOverlap="1" wp14:anchorId="2209D0B3" wp14:editId="6D981959">
            <wp:simplePos x="0" y="0"/>
            <wp:positionH relativeFrom="column">
              <wp:posOffset>391464</wp:posOffset>
            </wp:positionH>
            <wp:positionV relativeFrom="paragraph">
              <wp:posOffset>61595</wp:posOffset>
            </wp:positionV>
            <wp:extent cx="3114460" cy="1214650"/>
            <wp:effectExtent l="0" t="0" r="0" b="5080"/>
            <wp:wrapNone/>
            <wp:docPr id="1898404759" name="Picture 1" descr="Plane Geometry, 2UA 2005 HSC 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e Geometry, 2UA 2005 HSC 5b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460" cy="12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03FC1" w14:textId="77777777" w:rsidR="00C97409" w:rsidRDefault="00C97409" w:rsidP="00C97409"/>
    <w:p w14:paraId="366A9A44" w14:textId="77777777" w:rsidR="00C97409" w:rsidRDefault="00C97409" w:rsidP="00C97409"/>
    <w:p w14:paraId="32AD03A9" w14:textId="77777777" w:rsidR="00C97409" w:rsidRDefault="00C97409" w:rsidP="00C97409"/>
    <w:p w14:paraId="327245E2" w14:textId="77777777" w:rsidR="00C97409" w:rsidRDefault="00C97409" w:rsidP="00C97409"/>
    <w:p w14:paraId="64EFC09F" w14:textId="77777777" w:rsidR="00C97409" w:rsidRDefault="00C97409" w:rsidP="00C97409">
      <w:pPr>
        <w:pStyle w:val="Answer"/>
      </w:pPr>
      <m:oMath>
        <m:r>
          <w:rPr>
            <w:rFonts w:ascii="Cambria Math" w:hAnsi="Cambria Math"/>
          </w:rPr>
          <m:t>∠BCD=120°</m:t>
        </m:r>
      </m:oMath>
      <w:r>
        <w:t xml:space="preserve"> opposite angles of parallelogram equal.</w:t>
      </w:r>
    </w:p>
    <w:p w14:paraId="5CBD8594" w14:textId="77777777" w:rsidR="00C97409" w:rsidRDefault="00C97409" w:rsidP="00C97409">
      <w:pPr>
        <w:pStyle w:val="Answer"/>
      </w:pPr>
      <m:oMath>
        <m:r>
          <w:rPr>
            <w:rFonts w:ascii="Cambria Math" w:hAnsi="Cambria Math"/>
          </w:rPr>
          <m:t>∠ECB=60°</m:t>
        </m:r>
      </m:oMath>
      <w:r>
        <w:t xml:space="preserve"> angles on a straight line</w:t>
      </w:r>
    </w:p>
    <w:p w14:paraId="6DBA553B" w14:textId="77777777" w:rsidR="00C97409" w:rsidRDefault="00C97409" w:rsidP="00C97409">
      <w:pPr>
        <w:pStyle w:val="Answer"/>
      </w:pPr>
      <m:oMath>
        <m:r>
          <w:rPr>
            <w:rFonts w:ascii="Cambria Math" w:hAnsi="Cambria Math"/>
          </w:rPr>
          <m:t>BC=AD</m:t>
        </m:r>
      </m:oMath>
      <w:r>
        <w:t xml:space="preserve"> opposite sides of parallelogram equal.</w:t>
      </w:r>
    </w:p>
    <w:p w14:paraId="2064A9CD" w14:textId="77777777" w:rsidR="00C97409" w:rsidRDefault="00C97409" w:rsidP="00C97409">
      <w:pPr>
        <w:pStyle w:val="Answer"/>
      </w:pPr>
      <m:oMath>
        <m:r>
          <w:rPr>
            <w:rFonts w:ascii="Cambria Math" w:hAnsi="Cambria Math"/>
          </w:rPr>
          <m:t>∴BC=AD=BE</m:t>
        </m:r>
      </m:oMath>
      <w:r>
        <w:t xml:space="preserve">, so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BCE</m:t>
        </m:r>
      </m:oMath>
      <w:r>
        <w:t xml:space="preserve"> is isosceles</w:t>
      </w:r>
    </w:p>
    <w:p w14:paraId="50D2F091" w14:textId="77777777" w:rsidR="00C97409" w:rsidRDefault="00C97409" w:rsidP="00C97409">
      <w:pPr>
        <w:pStyle w:val="Answer"/>
      </w:pPr>
      <m:oMath>
        <m:r>
          <w:rPr>
            <w:rFonts w:ascii="Cambria Math" w:hAnsi="Cambria Math"/>
          </w:rPr>
          <m:t>∴∠BCE=∠BEC=60°</m:t>
        </m:r>
      </m:oMath>
      <w:r>
        <w:t xml:space="preserve"> angles opposite equal sides of isosceles triangle are equal</w:t>
      </w:r>
    </w:p>
    <w:p w14:paraId="4763D560" w14:textId="77777777" w:rsidR="00C97409" w:rsidRDefault="00C97409" w:rsidP="00C97409">
      <w:pPr>
        <w:pStyle w:val="Answer"/>
      </w:pPr>
      <m:oMath>
        <m:r>
          <w:rPr>
            <w:rFonts w:ascii="Cambria Math" w:hAnsi="Cambria Math"/>
          </w:rPr>
          <m:t>∠BCE=180-60-60=60°</m:t>
        </m:r>
      </m:oMath>
      <w:r>
        <w:t xml:space="preserve"> angle sum of triangle</w:t>
      </w:r>
    </w:p>
    <w:p w14:paraId="5BFD9086" w14:textId="77777777" w:rsidR="00C97409" w:rsidRPr="006C6676" w:rsidRDefault="00C97409" w:rsidP="00C97409">
      <w:pPr>
        <w:pStyle w:val="Answer"/>
      </w:pPr>
      <m:oMath>
        <m:r>
          <w:rPr>
            <w:rFonts w:ascii="Cambria Math" w:hAnsi="Cambria Math"/>
          </w:rPr>
          <m:t>∴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BCE</m:t>
        </m:r>
      </m:oMath>
      <w:r>
        <w:t xml:space="preserve"> is equilateral, as all angles are 60° </w:t>
      </w:r>
    </w:p>
    <w:p w14:paraId="299E5DEA" w14:textId="77777777" w:rsidR="00C97409" w:rsidRDefault="00C97409" w:rsidP="009819DF">
      <w:pPr>
        <w:pStyle w:val="ListParagraph"/>
        <w:numPr>
          <w:ilvl w:val="0"/>
          <w:numId w:val="71"/>
        </w:numPr>
      </w:pPr>
      <w:r w:rsidRPr="00DF2A21">
        <w:t>The length of the diagonals of a rhombus is 24</w:t>
      </w:r>
      <w:r>
        <w:t xml:space="preserve"> </w:t>
      </w:r>
      <w:r w:rsidRPr="00DF2A21">
        <w:t>cm and 18</w:t>
      </w:r>
      <w:r>
        <w:t xml:space="preserve"> </w:t>
      </w:r>
      <w:r w:rsidRPr="00DF2A21">
        <w:t xml:space="preserve">cm. </w:t>
      </w:r>
    </w:p>
    <w:p w14:paraId="3B85AFCD" w14:textId="77777777" w:rsidR="00C97409" w:rsidRDefault="00C97409" w:rsidP="00C97409">
      <w:pPr>
        <w:pStyle w:val="ListParagraph"/>
        <w:ind w:left="567"/>
      </w:pPr>
      <w:r w:rsidRPr="00DF2A21">
        <w:t>Find the length of each side of the rhombus</w:t>
      </w:r>
      <w:r>
        <w:t>.</w:t>
      </w:r>
      <w:r>
        <w:br/>
        <w:t>(Hint: use Pythagoras’ Theorem)</w:t>
      </w:r>
    </w:p>
    <w:p w14:paraId="12B6247E" w14:textId="77777777" w:rsidR="00C97409" w:rsidRDefault="00C97409" w:rsidP="00C97409"/>
    <w:p w14:paraId="70A2A127" w14:textId="77777777" w:rsidR="00C97409" w:rsidRDefault="00C97409" w:rsidP="00C97409"/>
    <w:p w14:paraId="2A0D5BE4" w14:textId="77777777" w:rsidR="00C97409" w:rsidRDefault="00C97409" w:rsidP="00C97409"/>
    <w:p w14:paraId="5D8B0415" w14:textId="77777777" w:rsidR="00C97409" w:rsidRDefault="00C97409" w:rsidP="00C97409"/>
    <w:p w14:paraId="392873B2" w14:textId="77777777" w:rsidR="00C97409" w:rsidRDefault="00C97409" w:rsidP="00C97409"/>
    <w:p w14:paraId="5FEB33E0" w14:textId="77777777" w:rsidR="00C97409" w:rsidRDefault="00C97409" w:rsidP="00C97409"/>
    <w:p w14:paraId="5D320BC3" w14:textId="77777777" w:rsidR="00C97409" w:rsidRDefault="00C97409" w:rsidP="00C97409">
      <w:pPr>
        <w:pStyle w:val="Answer"/>
      </w:pPr>
      <w:r>
        <w:t>The diagonals form 4 right-angled tringles where the perpendicular sides are 12 cm and 9 cm.</w:t>
      </w:r>
    </w:p>
    <w:p w14:paraId="63FA2D8D" w14:textId="77777777" w:rsidR="00C97409" w:rsidRDefault="00C97409" w:rsidP="00C97409">
      <w:pPr>
        <w:pStyle w:val="Answer"/>
      </w:pPr>
      <w:r>
        <w:t>The hypotenuse is the side length of the rhombus.</w:t>
      </w:r>
    </w:p>
    <w:p w14:paraId="0FB261C7" w14:textId="77777777" w:rsidR="00C97409" w:rsidRPr="006C6676" w:rsidRDefault="00C97409" w:rsidP="00C97409">
      <w:pPr>
        <w:pStyle w:val="Answer"/>
      </w:pPr>
      <m:oMath>
        <m:r>
          <w:rPr>
            <w:rFonts w:ascii="Cambria Math" w:hAnsi="Cambria Math"/>
          </w:rPr>
          <m:t>l=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=15</m:t>
        </m:r>
      </m:oMath>
      <w:r>
        <w:t xml:space="preserve"> cm</w:t>
      </w:r>
    </w:p>
    <w:p w14:paraId="495DC3D1" w14:textId="77777777" w:rsidR="00C97409" w:rsidRDefault="00C97409" w:rsidP="009819DF">
      <w:pPr>
        <w:pStyle w:val="ListParagraph"/>
        <w:numPr>
          <w:ilvl w:val="0"/>
          <w:numId w:val="71"/>
        </w:numPr>
      </w:pPr>
      <w:r>
        <w:t xml:space="preserve">The side of a rhombus is 5 cm. </w:t>
      </w:r>
      <w:r>
        <w:br/>
        <w:t xml:space="preserve">The length of one diagonal of the rhombus is 8 cm. </w:t>
      </w:r>
    </w:p>
    <w:p w14:paraId="2D2E0F6E" w14:textId="77777777" w:rsidR="00C97409" w:rsidRDefault="00C97409" w:rsidP="00C97409">
      <w:pPr>
        <w:pStyle w:val="ListParagraph"/>
        <w:ind w:left="567"/>
      </w:pPr>
      <w:r>
        <w:t>Find the length of the other diagonal.</w:t>
      </w:r>
    </w:p>
    <w:p w14:paraId="5B12B504" w14:textId="77777777" w:rsidR="00C97409" w:rsidRDefault="00C97409" w:rsidP="00C97409"/>
    <w:p w14:paraId="77B75449" w14:textId="77777777" w:rsidR="00C97409" w:rsidRDefault="00C97409" w:rsidP="00C97409"/>
    <w:p w14:paraId="4F295BB2" w14:textId="77777777" w:rsidR="00C97409" w:rsidRDefault="00C97409" w:rsidP="00C97409"/>
    <w:p w14:paraId="00AF9A27" w14:textId="77777777" w:rsidR="00C97409" w:rsidRDefault="00C97409" w:rsidP="00C97409"/>
    <w:p w14:paraId="6BB97F84" w14:textId="77777777" w:rsidR="00C97409" w:rsidRDefault="00C97409" w:rsidP="00C97409"/>
    <w:p w14:paraId="465DD162" w14:textId="77777777" w:rsidR="00C97409" w:rsidRDefault="00C97409" w:rsidP="00C97409"/>
    <w:p w14:paraId="1836674F" w14:textId="77777777" w:rsidR="00C97409" w:rsidRDefault="00C97409" w:rsidP="00C97409"/>
    <w:p w14:paraId="7A25F8D8" w14:textId="77777777" w:rsidR="00C97409" w:rsidRDefault="00C97409" w:rsidP="00C97409">
      <w:pPr>
        <w:pStyle w:val="Answer"/>
      </w:pPr>
      <w:r>
        <w:t>The diagonals form 4 right-angled tringles where the hypotenuse is 5 cm and one of the shorter sides is 4 cm.</w:t>
      </w:r>
    </w:p>
    <w:p w14:paraId="1DC86AAF" w14:textId="77777777" w:rsidR="00C97409" w:rsidRPr="006C6676" w:rsidRDefault="00C97409" w:rsidP="00C97409">
      <w:pPr>
        <w:pStyle w:val="Answer"/>
      </w:pPr>
      <w:r>
        <w:t>The other diagonal is double the other side length.</w:t>
      </w:r>
    </w:p>
    <w:p w14:paraId="2CB18AED" w14:textId="77777777" w:rsidR="00C97409" w:rsidRPr="006C6676" w:rsidRDefault="00C97409" w:rsidP="00C974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</m:t>
          </m:r>
        </m:oMath>
      </m:oMathPara>
    </w:p>
    <w:p w14:paraId="322B6749" w14:textId="77777777" w:rsidR="00C97409" w:rsidRPr="006C6676" w:rsidRDefault="00C97409" w:rsidP="00C97409">
      <w:pPr>
        <w:pStyle w:val="Answer"/>
      </w:pPr>
      <w:r>
        <w:t>6 cm</w:t>
      </w:r>
    </w:p>
    <w:p w14:paraId="7B3899FC" w14:textId="31FDA05B" w:rsidR="00D77BF2" w:rsidRDefault="00AA15C8" w:rsidP="00D77BF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Angle Sum of a Quadrilateral</w:t>
      </w:r>
    </w:p>
    <w:p w14:paraId="45784D23" w14:textId="77777777" w:rsidR="00D77BF2" w:rsidRDefault="00D77BF2" w:rsidP="00D77BF2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15C8" w:rsidRPr="00273DC4" w14:paraId="02B2E4DA" w14:textId="77777777" w:rsidTr="00AA15C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B721596" w14:textId="2065F8AD" w:rsidR="00AA15C8" w:rsidRPr="00CB3521" w:rsidRDefault="00AA15C8" w:rsidP="009819D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Angle Sum of a Quadrilateral</w:t>
            </w:r>
          </w:p>
        </w:tc>
      </w:tr>
      <w:tr w:rsidR="00AA15C8" w:rsidRPr="00343657" w14:paraId="025EEDAC" w14:textId="77777777" w:rsidTr="00AA15C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32F871" w14:textId="77777777" w:rsidR="00AA15C8" w:rsidRPr="008637A1" w:rsidRDefault="00AA15C8" w:rsidP="00AA15C8">
            <w:pPr>
              <w:spacing w:line="360" w:lineRule="auto"/>
            </w:pPr>
            <w:r w:rsidRPr="008637A1">
              <w:t>Every quadrilateral can be split into two triangles.</w:t>
            </w:r>
          </w:p>
          <w:p w14:paraId="33720C33" w14:textId="77777777" w:rsidR="00AA15C8" w:rsidRPr="008637A1" w:rsidRDefault="00AA15C8" w:rsidP="00AA15C8">
            <w:pPr>
              <w:spacing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266DA8F4" wp14:editId="57F767EA">
                  <wp:simplePos x="0" y="0"/>
                  <wp:positionH relativeFrom="column">
                    <wp:posOffset>1042316</wp:posOffset>
                  </wp:positionH>
                  <wp:positionV relativeFrom="paragraph">
                    <wp:posOffset>24452</wp:posOffset>
                  </wp:positionV>
                  <wp:extent cx="4278945" cy="1442852"/>
                  <wp:effectExtent l="0" t="0" r="7620" b="5080"/>
                  <wp:wrapNone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1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945" cy="144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4AD1D3" w14:textId="77777777" w:rsidR="00AA15C8" w:rsidRPr="008637A1" w:rsidRDefault="00AA15C8" w:rsidP="00AA15C8">
            <w:pPr>
              <w:spacing w:line="360" w:lineRule="auto"/>
            </w:pPr>
          </w:p>
          <w:p w14:paraId="06606891" w14:textId="77777777" w:rsidR="00AA15C8" w:rsidRPr="008637A1" w:rsidRDefault="00AA15C8" w:rsidP="00AA15C8">
            <w:pPr>
              <w:spacing w:line="360" w:lineRule="auto"/>
            </w:pPr>
          </w:p>
          <w:p w14:paraId="3B983F25" w14:textId="77777777" w:rsidR="00AA15C8" w:rsidRPr="008637A1" w:rsidRDefault="00AA15C8" w:rsidP="00AA15C8">
            <w:pPr>
              <w:spacing w:line="360" w:lineRule="auto"/>
            </w:pPr>
          </w:p>
          <w:p w14:paraId="5ABB3852" w14:textId="77777777" w:rsidR="00AA15C8" w:rsidRPr="008637A1" w:rsidRDefault="00AA15C8" w:rsidP="00AA15C8">
            <w:pPr>
              <w:spacing w:line="360" w:lineRule="auto"/>
            </w:pPr>
          </w:p>
          <w:p w14:paraId="5B6C7F60" w14:textId="77777777" w:rsidR="00AA15C8" w:rsidRPr="008637A1" w:rsidRDefault="00AA15C8" w:rsidP="00AA15C8">
            <w:pPr>
              <w:spacing w:line="360" w:lineRule="auto"/>
            </w:pPr>
          </w:p>
          <w:p w14:paraId="6C5F5AB1" w14:textId="77777777" w:rsidR="00AA15C8" w:rsidRPr="008637A1" w:rsidRDefault="00AA15C8" w:rsidP="00AA15C8">
            <w:pPr>
              <w:spacing w:line="360" w:lineRule="auto"/>
            </w:pPr>
          </w:p>
          <w:p w14:paraId="212729D2" w14:textId="77777777" w:rsidR="00AA15C8" w:rsidRPr="008637A1" w:rsidRDefault="00AA15C8" w:rsidP="00AA15C8">
            <w:pPr>
              <w:spacing w:line="360" w:lineRule="auto"/>
            </w:pPr>
            <w:r w:rsidRPr="008637A1">
              <w:t xml:space="preserve">By considering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ΔABD</m:t>
              </m:r>
            </m:oMath>
            <w:r w:rsidRPr="008637A1">
              <w:t xml:space="preserve">, </w:t>
            </w:r>
            <w:r w:rsidRPr="008637A1">
              <w:tab/>
            </w:r>
            <m:oMath>
              <m:r>
                <w:rPr>
                  <w:rFonts w:ascii="Cambria Math" w:hAnsi="Cambria Math"/>
                </w:rPr>
                <m:t>q+p+r=</m:t>
              </m:r>
            </m:oMath>
            <w:r w:rsidRPr="008637A1">
              <w:t xml:space="preserve"> 180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8637A1">
              <w:t xml:space="preserve">     </w:t>
            </w:r>
            <w:proofErr w:type="gramStart"/>
            <w:r w:rsidRPr="008637A1">
              <w:t xml:space="preserve">   (</w:t>
            </w:r>
            <w:proofErr w:type="gramEnd"/>
            <w:r w:rsidRPr="008637A1">
              <w:t>…………………………………………………)</w:t>
            </w:r>
          </w:p>
          <w:p w14:paraId="767C17F4" w14:textId="77777777" w:rsidR="00AA15C8" w:rsidRPr="008637A1" w:rsidRDefault="00AA15C8" w:rsidP="00AA15C8">
            <w:pPr>
              <w:spacing w:line="360" w:lineRule="auto"/>
            </w:pPr>
            <w:r w:rsidRPr="008637A1">
              <w:t xml:space="preserve">By considering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ΔBCD</m:t>
              </m:r>
              <m:r>
                <w:rPr>
                  <w:rFonts w:ascii="Cambria Math" w:hAnsi="Cambria Math"/>
                </w:rPr>
                <m:t>,</m:t>
              </m:r>
            </m:oMath>
            <w:r w:rsidRPr="008637A1">
              <w:tab/>
            </w:r>
            <m:oMath>
              <m:r>
                <w:rPr>
                  <w:rFonts w:ascii="Cambria Math" w:hAnsi="Cambria Math"/>
                </w:rPr>
                <m:t>x+y+z=</m:t>
              </m:r>
            </m:oMath>
            <w:r w:rsidRPr="008637A1">
              <w:t xml:space="preserve"> ………… (…………………………………………………)</w:t>
            </w:r>
          </w:p>
          <w:p w14:paraId="11AFF476" w14:textId="77777777" w:rsidR="00AA15C8" w:rsidRPr="008637A1" w:rsidRDefault="00AA15C8" w:rsidP="00AA15C8">
            <w:pPr>
              <w:spacing w:line="360" w:lineRule="auto"/>
            </w:pPr>
          </w:p>
          <w:p w14:paraId="2642206B" w14:textId="77777777" w:rsidR="00AA15C8" w:rsidRPr="008637A1" w:rsidRDefault="00AA15C8" w:rsidP="00AA15C8">
            <w:pPr>
              <w:spacing w:line="360" w:lineRule="auto"/>
            </w:pPr>
            <w:r w:rsidRPr="008637A1">
              <w:t xml:space="preserve">So, the sum of all angles in a quadrilateral is </w:t>
            </w:r>
          </w:p>
          <w:p w14:paraId="51E282A2" w14:textId="77777777" w:rsidR="00AA15C8" w:rsidRPr="008637A1" w:rsidRDefault="00AA15C8" w:rsidP="00AA15C8">
            <w:pPr>
              <w:spacing w:line="360" w:lineRule="auto"/>
            </w:pPr>
            <w:r w:rsidRPr="008637A1">
              <w:t xml:space="preserve"> </w:t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  <w:t xml:space="preserve">  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q+p+r</m:t>
                  </m:r>
                </m:e>
              </m:d>
              <m:r>
                <w:rPr>
                  <w:rFonts w:ascii="Cambria Math" w:hAnsi="Cambria Math"/>
                </w:rPr>
                <m:t xml:space="preserve">  +  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x+y+z</m:t>
                  </m:r>
                </m:e>
              </m:d>
            </m:oMath>
          </w:p>
          <w:p w14:paraId="79BA71EA" w14:textId="77777777" w:rsidR="00AA15C8" w:rsidRPr="008637A1" w:rsidRDefault="00AA15C8" w:rsidP="00AA15C8">
            <w:pPr>
              <w:spacing w:line="360" w:lineRule="auto"/>
            </w:pPr>
            <w:r w:rsidRPr="008637A1">
              <w:t xml:space="preserve"> </w:t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637A1">
              <w:t xml:space="preserve"> ………………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8637A1">
              <w:t xml:space="preserve"> ………………</w:t>
            </w:r>
          </w:p>
          <w:p w14:paraId="24022C01" w14:textId="00B121E3" w:rsidR="00AA15C8" w:rsidRPr="00343657" w:rsidRDefault="00AA15C8" w:rsidP="00AA15C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w:r w:rsidRPr="008637A1">
              <w:tab/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637A1">
              <w:t xml:space="preserve"> ………………</w:t>
            </w:r>
          </w:p>
        </w:tc>
      </w:tr>
    </w:tbl>
    <w:p w14:paraId="5A3F627F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7625992C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546220ED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3F4F4E6D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3AFC88D9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6C47E88E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3D622719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29F91705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72CB9735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48FE92E9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42F15492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062BE0CD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47CEA4E8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5AA2EFBB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248A10A3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0916226A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0C4CAFC8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15C8" w:rsidRPr="00343657" w14:paraId="5AAE18A3" w14:textId="77777777" w:rsidTr="00E510C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81ABF2" w14:textId="0B29B3E8" w:rsidR="00AA15C8" w:rsidRPr="00CB3521" w:rsidRDefault="00AA15C8" w:rsidP="009819D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b/>
                <w:bCs/>
              </w:rPr>
              <w:lastRenderedPageBreak/>
              <w:t xml:space="preserve">Angle Sum of a </w:t>
            </w:r>
            <w:r>
              <w:rPr>
                <w:b/>
                <w:bCs/>
              </w:rPr>
              <w:t>Quadrilateral</w:t>
            </w:r>
          </w:p>
        </w:tc>
      </w:tr>
      <w:tr w:rsidR="00AA15C8" w:rsidRPr="00343657" w14:paraId="2CAFD40A" w14:textId="77777777" w:rsidTr="00E510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F4081E" w14:textId="7E085915" w:rsidR="00AA15C8" w:rsidRDefault="00AA15C8" w:rsidP="00E510CE">
            <w:pPr>
              <w:spacing w:line="276" w:lineRule="auto"/>
            </w:pPr>
            <w:r w:rsidRPr="00F7306D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0940BB8B" wp14:editId="613E6CCA">
                  <wp:simplePos x="0" y="0"/>
                  <wp:positionH relativeFrom="column">
                    <wp:posOffset>3474085</wp:posOffset>
                  </wp:positionH>
                  <wp:positionV relativeFrom="paragraph">
                    <wp:posOffset>58699</wp:posOffset>
                  </wp:positionV>
                  <wp:extent cx="1371600" cy="1138496"/>
                  <wp:effectExtent l="0" t="0" r="0" b="5080"/>
                  <wp:wrapNone/>
                  <wp:docPr id="779627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627783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3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E85E1D" w14:textId="79F24320" w:rsidR="00AA15C8" w:rsidRDefault="00AA15C8" w:rsidP="00E510CE">
            <w:pPr>
              <w:spacing w:line="276" w:lineRule="auto"/>
            </w:pPr>
          </w:p>
          <w:p w14:paraId="246F31A3" w14:textId="505A7970" w:rsidR="00AA15C8" w:rsidRPr="00023FDB" w:rsidRDefault="00AA15C8" w:rsidP="00E510CE">
            <w:pPr>
              <w:spacing w:line="276" w:lineRule="auto"/>
            </w:pPr>
            <w:r>
              <w:tab/>
            </w:r>
            <w:r>
              <w:tab/>
            </w:r>
            <w:r>
              <w:tab/>
              <w:t xml:space="preserve">      </w:t>
            </w:r>
            <m:oMath>
              <m:r>
                <w:rPr>
                  <w:rFonts w:ascii="Cambria Math" w:hAnsi="Cambria Math"/>
                </w:rPr>
                <m:t>a+b+c+d=360°</m:t>
              </m:r>
            </m:oMath>
            <w:r>
              <w:t xml:space="preserve"> </w:t>
            </w:r>
          </w:p>
          <w:p w14:paraId="58D00F68" w14:textId="6B8E4EF1" w:rsidR="00AA15C8" w:rsidRDefault="00AA15C8" w:rsidP="00E510C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EBF6C7" w14:textId="3B74770F" w:rsidR="00AA15C8" w:rsidRDefault="00AA15C8" w:rsidP="00E510C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66FCA5" w14:textId="77777777" w:rsidR="00AA15C8" w:rsidRDefault="00AA15C8" w:rsidP="00E510C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F7234E" w14:textId="77777777" w:rsidR="00AA15C8" w:rsidRPr="008B51EC" w:rsidRDefault="00AA15C8" w:rsidP="009819DF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8B51EC">
              <w:t>Write an equation</w:t>
            </w:r>
            <w:r>
              <w:t xml:space="preserve"> using angle relationships.</w:t>
            </w:r>
          </w:p>
          <w:p w14:paraId="18122741" w14:textId="77777777" w:rsidR="00AA15C8" w:rsidRPr="00023FDB" w:rsidRDefault="00AA15C8" w:rsidP="009819DF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8B51EC">
              <w:t>Simplify the equation, if needed.</w:t>
            </w:r>
          </w:p>
          <w:p w14:paraId="0B7899C5" w14:textId="77777777" w:rsidR="00AA15C8" w:rsidRPr="00023FDB" w:rsidRDefault="00AA15C8" w:rsidP="009819DF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8B51EC">
              <w:t>Solve for the unknown</w:t>
            </w:r>
            <w:r>
              <w:t xml:space="preserve"> using inverse operations.</w:t>
            </w:r>
          </w:p>
        </w:tc>
      </w:tr>
    </w:tbl>
    <w:p w14:paraId="176E8167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15C8" w:rsidRPr="00273DC4" w14:paraId="5A14556D" w14:textId="77777777" w:rsidTr="00E510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66CE184" w14:textId="26842207" w:rsidR="00AA15C8" w:rsidRPr="00273DC4" w:rsidRDefault="00AA15C8" w:rsidP="009819D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02624570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AA15C8">
              <w:rPr>
                <w:rFonts w:asciiTheme="majorHAnsi" w:hAnsiTheme="majorHAnsi" w:cstheme="majorHAnsi"/>
                <w:color w:val="auto"/>
                <w:spacing w:val="15"/>
              </w:rPr>
              <w:t>Solve problems involving the angle sum of a quadrilateral</w:t>
            </w:r>
          </w:p>
        </w:tc>
      </w:tr>
      <w:bookmarkEnd w:id="17"/>
      <w:tr w:rsidR="00AA15C8" w:rsidRPr="00343657" w14:paraId="56E2FF81" w14:textId="77777777" w:rsidTr="00E510C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821EC1" w14:textId="77777777" w:rsidR="00AA15C8" w:rsidRDefault="00AA15C8" w:rsidP="00AA15C8">
            <w:pPr>
              <w:spacing w:after="100" w:line="360" w:lineRule="auto"/>
              <w:rPr>
                <w:color w:val="FA6464" w:themeColor="accent3"/>
              </w:rPr>
            </w:pPr>
            <w:r w:rsidRPr="00470356">
              <w:rPr>
                <w:noProof/>
                <w:color w:val="FA6464" w:themeColor="accent3"/>
              </w:rPr>
              <w:drawing>
                <wp:anchor distT="0" distB="0" distL="114300" distR="114300" simplePos="0" relativeHeight="251921408" behindDoc="0" locked="0" layoutInCell="1" allowOverlap="1" wp14:anchorId="618D81E8" wp14:editId="0CBD9C18">
                  <wp:simplePos x="0" y="0"/>
                  <wp:positionH relativeFrom="column">
                    <wp:posOffset>997727</wp:posOffset>
                  </wp:positionH>
                  <wp:positionV relativeFrom="paragraph">
                    <wp:posOffset>38820</wp:posOffset>
                  </wp:positionV>
                  <wp:extent cx="1271180" cy="829364"/>
                  <wp:effectExtent l="0" t="0" r="5715" b="8890"/>
                  <wp:wrapNone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7623" b="2551"/>
                          <a:stretch/>
                        </pic:blipFill>
                        <pic:spPr bwMode="auto">
                          <a:xfrm>
                            <a:off x="0" y="0"/>
                            <a:ext cx="1271180" cy="829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E2AFDA" w14:textId="77777777" w:rsidR="00AA15C8" w:rsidRDefault="00AA15C8" w:rsidP="00AA15C8">
            <w:pPr>
              <w:spacing w:after="100" w:line="360" w:lineRule="auto"/>
              <w:rPr>
                <w:color w:val="FA6464" w:themeColor="accent3"/>
              </w:rPr>
            </w:pPr>
          </w:p>
          <w:p w14:paraId="5680FA96" w14:textId="77777777" w:rsidR="00AA15C8" w:rsidRDefault="00AA15C8" w:rsidP="00AA15C8">
            <w:pPr>
              <w:spacing w:after="100" w:line="360" w:lineRule="auto"/>
              <w:rPr>
                <w:color w:val="FA6464" w:themeColor="accent3"/>
              </w:rPr>
            </w:pPr>
          </w:p>
          <w:p w14:paraId="0BAF8439" w14:textId="2D1A35C5" w:rsidR="00AA15C8" w:rsidRPr="00343657" w:rsidRDefault="00AA15C8" w:rsidP="00AA15C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470356">
              <w:rPr>
                <w:color w:val="FA6464" w:themeColor="accent3"/>
              </w:rPr>
              <w:t>1.</w:t>
            </w:r>
            <w:r>
              <w:rPr>
                <w:color w:val="FA6464" w:themeColor="accent3"/>
              </w:rPr>
              <w:t xml:space="preserve"> 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  <w:sz w:val="21"/>
                  <w:szCs w:val="21"/>
                </w:rPr>
                <m:t>a+90+100+115=360</m:t>
              </m:r>
            </m:oMath>
            <w:r w:rsidRPr="009C0413">
              <w:rPr>
                <w:rStyle w:val="SolutionChar"/>
                <w:sz w:val="21"/>
                <w:szCs w:val="21"/>
              </w:rPr>
              <w:t xml:space="preserve"> (angle sum of quad)</w:t>
            </w:r>
            <w:r>
              <w:rPr>
                <w:color w:val="3296FA" w:themeColor="accent1"/>
                <w:sz w:val="20"/>
                <w:szCs w:val="20"/>
              </w:rPr>
              <w:br/>
            </w:r>
            <w:r w:rsidRPr="00470356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a+305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=360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470356">
              <w:rPr>
                <w:color w:val="FA6464" w:themeColor="accent3"/>
              </w:rPr>
              <w:t>3.</w:t>
            </w:r>
            <w:r>
              <w:rPr>
                <w:color w:val="3296FA" w:themeColor="accent1"/>
              </w:rPr>
              <w:t xml:space="preserve">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=55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A71B1B" w14:textId="77777777" w:rsidR="00AA15C8" w:rsidRDefault="00AA15C8" w:rsidP="00AA15C8">
            <w:pPr>
              <w:spacing w:line="360" w:lineRule="auto"/>
              <w:rPr>
                <w:color w:val="FA6464" w:themeColor="accent3"/>
              </w:rPr>
            </w:pPr>
            <w:r w:rsidRPr="008637A1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67EB0E1D" wp14:editId="3F8951F7">
                  <wp:simplePos x="0" y="0"/>
                  <wp:positionH relativeFrom="column">
                    <wp:posOffset>893433</wp:posOffset>
                  </wp:positionH>
                  <wp:positionV relativeFrom="paragraph">
                    <wp:posOffset>36027</wp:posOffset>
                  </wp:positionV>
                  <wp:extent cx="1354347" cy="941798"/>
                  <wp:effectExtent l="0" t="0" r="0" b="0"/>
                  <wp:wrapNone/>
                  <wp:docPr id="1198646953" name="Picture 1198646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646953" name="Picture 1198646953"/>
                          <pic:cNvPicPr/>
                        </pic:nvPicPr>
                        <pic:blipFill rotWithShape="1">
                          <a:blip r:embed="rId15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3" r="6274"/>
                          <a:stretch/>
                        </pic:blipFill>
                        <pic:spPr bwMode="auto">
                          <a:xfrm>
                            <a:off x="0" y="0"/>
                            <a:ext cx="1357910" cy="94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C7B46C" w14:textId="77777777" w:rsidR="00AA15C8" w:rsidRDefault="00AA15C8" w:rsidP="00AA15C8">
            <w:pPr>
              <w:spacing w:line="360" w:lineRule="auto"/>
              <w:rPr>
                <w:color w:val="FA6464" w:themeColor="accent3"/>
              </w:rPr>
            </w:pPr>
          </w:p>
          <w:p w14:paraId="0361765E" w14:textId="77777777" w:rsidR="00AA15C8" w:rsidRDefault="00AA15C8" w:rsidP="00AA15C8">
            <w:pPr>
              <w:spacing w:line="360" w:lineRule="auto"/>
              <w:rPr>
                <w:color w:val="FA6464" w:themeColor="accent3"/>
              </w:rPr>
            </w:pPr>
          </w:p>
          <w:p w14:paraId="4D06B38A" w14:textId="77777777" w:rsidR="00AA15C8" w:rsidRDefault="00AA15C8" w:rsidP="00AA15C8">
            <w:pPr>
              <w:spacing w:line="360" w:lineRule="auto"/>
              <w:rPr>
                <w:color w:val="FA6464" w:themeColor="accent3"/>
              </w:rPr>
            </w:pPr>
          </w:p>
          <w:p w14:paraId="67703660" w14:textId="1522823D" w:rsidR="00AA15C8" w:rsidRPr="00343657" w:rsidRDefault="00AA15C8" w:rsidP="00AA15C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470356">
              <w:rPr>
                <w:color w:val="FA6464" w:themeColor="accent3"/>
              </w:rPr>
              <w:t>1.</w:t>
            </w:r>
            <w:r>
              <w:rPr>
                <w:color w:val="3296FA" w:themeColor="accent1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  <w:sz w:val="21"/>
                  <w:szCs w:val="21"/>
                </w:rPr>
                <m:t>x+164+115+28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  <w:sz w:val="21"/>
                  <w:szCs w:val="21"/>
                </w:rPr>
                <m:t>=360</m:t>
              </m:r>
            </m:oMath>
            <w:r w:rsidRPr="009C0413">
              <w:rPr>
                <w:rStyle w:val="SolutionChar"/>
                <w:sz w:val="21"/>
                <w:szCs w:val="21"/>
              </w:rPr>
              <w:t xml:space="preserve"> (angle sum of quad)</w:t>
            </w:r>
            <w:r>
              <w:rPr>
                <w:color w:val="3296FA" w:themeColor="accent1"/>
                <w:sz w:val="20"/>
                <w:szCs w:val="20"/>
              </w:rPr>
              <w:br/>
            </w:r>
            <w:r w:rsidRPr="00470356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x+307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=360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470356">
              <w:rPr>
                <w:color w:val="FA6464" w:themeColor="accent3"/>
              </w:rPr>
              <w:t>3.</w:t>
            </w:r>
            <w:r>
              <w:rPr>
                <w:color w:val="3296FA" w:themeColor="accent1"/>
              </w:rPr>
              <w:t xml:space="preserve">                           </w:t>
            </w:r>
            <w:r w:rsidRPr="009C041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=53</m:t>
              </m:r>
            </m:oMath>
          </w:p>
        </w:tc>
      </w:tr>
    </w:tbl>
    <w:p w14:paraId="5FA6D57E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15C8" w:rsidRPr="00273DC4" w14:paraId="0F335695" w14:textId="77777777" w:rsidTr="00E510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13C3E6A" w14:textId="77777777" w:rsidR="00AA15C8" w:rsidRPr="00CB3521" w:rsidRDefault="00AA15C8" w:rsidP="009819D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8" w:name="_Hlk202624594"/>
            <w:bookmarkStart w:id="19" w:name="_Hlk20626025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8"/>
      <w:tr w:rsidR="00AA15C8" w:rsidRPr="00343657" w14:paraId="03DAA617" w14:textId="77777777" w:rsidTr="00E510CE">
        <w:tc>
          <w:tcPr>
            <w:tcW w:w="10205" w:type="dxa"/>
            <w:gridSpan w:val="2"/>
            <w:tcBorders>
              <w:bottom w:val="nil"/>
            </w:tcBorders>
          </w:tcPr>
          <w:p w14:paraId="28BA083C" w14:textId="74958E29" w:rsidR="00AA15C8" w:rsidRPr="00343657" w:rsidRDefault="00AA15C8" w:rsidP="00E510C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A15C8">
              <w:rPr>
                <w:rFonts w:asciiTheme="majorHAnsi" w:hAnsiTheme="majorHAnsi" w:cstheme="majorHAnsi"/>
              </w:rPr>
              <w:t>Find the value of the pronumerals in these quadrilaterals.</w:t>
            </w:r>
          </w:p>
        </w:tc>
      </w:tr>
      <w:tr w:rsidR="00AA15C8" w:rsidRPr="00343657" w14:paraId="472DF3D0" w14:textId="77777777" w:rsidTr="00E510C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ED15D2" w14:textId="77777777" w:rsidR="00AA15C8" w:rsidRDefault="00AA15C8" w:rsidP="009819DF">
            <w:pPr>
              <w:numPr>
                <w:ilvl w:val="0"/>
                <w:numId w:val="44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0A833FBB" wp14:editId="6830960A">
                  <wp:simplePos x="0" y="0"/>
                  <wp:positionH relativeFrom="column">
                    <wp:posOffset>966783</wp:posOffset>
                  </wp:positionH>
                  <wp:positionV relativeFrom="paragraph">
                    <wp:posOffset>20016</wp:posOffset>
                  </wp:positionV>
                  <wp:extent cx="1322705" cy="1195705"/>
                  <wp:effectExtent l="0" t="0" r="0" b="4445"/>
                  <wp:wrapNone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  <w:r>
              <w:t xml:space="preserve"> </w:t>
            </w:r>
          </w:p>
          <w:p w14:paraId="616AFE71" w14:textId="77777777" w:rsidR="00AA15C8" w:rsidRDefault="00AA15C8" w:rsidP="00AA15C8">
            <w:pPr>
              <w:spacing w:line="360" w:lineRule="auto"/>
              <w:contextualSpacing/>
            </w:pPr>
          </w:p>
          <w:p w14:paraId="60B01721" w14:textId="77777777" w:rsidR="00AA15C8" w:rsidRDefault="00AA15C8" w:rsidP="00AA15C8">
            <w:pPr>
              <w:spacing w:line="360" w:lineRule="auto"/>
              <w:contextualSpacing/>
            </w:pPr>
          </w:p>
          <w:p w14:paraId="5E744446" w14:textId="77777777" w:rsidR="00AA15C8" w:rsidRDefault="00AA15C8" w:rsidP="00AA15C8">
            <w:pPr>
              <w:spacing w:line="360" w:lineRule="auto"/>
              <w:contextualSpacing/>
            </w:pPr>
          </w:p>
          <w:p w14:paraId="64A806D7" w14:textId="77777777" w:rsidR="00AA15C8" w:rsidRDefault="00AA15C8" w:rsidP="00AA15C8">
            <w:pPr>
              <w:spacing w:line="360" w:lineRule="auto"/>
              <w:contextualSpacing/>
            </w:pPr>
          </w:p>
          <w:p w14:paraId="2D6C11DD" w14:textId="77777777" w:rsidR="00AA15C8" w:rsidRPr="008637A1" w:rsidRDefault="00AA15C8" w:rsidP="00AA15C8">
            <w:pPr>
              <w:spacing w:line="360" w:lineRule="auto"/>
              <w:contextualSpacing/>
            </w:pPr>
          </w:p>
          <w:p w14:paraId="25F61C5C" w14:textId="77777777" w:rsidR="00AA15C8" w:rsidRPr="008637A1" w:rsidRDefault="00AA15C8" w:rsidP="00AA15C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x+</m:t>
              </m:r>
            </m:oMath>
            <w:r>
              <w:t xml:space="preserve"> ….. + ….. + ….. = ……</w:t>
            </w:r>
          </w:p>
          <w:p w14:paraId="6DAABD6D" w14:textId="77777777" w:rsidR="00AA15C8" w:rsidRPr="008637A1" w:rsidRDefault="00AA15C8" w:rsidP="00AA15C8">
            <w:pPr>
              <w:spacing w:line="360" w:lineRule="auto"/>
            </w:pPr>
            <w:r>
              <w:t xml:space="preserve">                   </w:t>
            </w:r>
            <m:oMath>
              <m:r>
                <w:rPr>
                  <w:rFonts w:ascii="Cambria Math" w:hAnsi="Cambria Math"/>
                </w:rPr>
                <m:t>x+</m:t>
              </m:r>
            </m:oMath>
            <w:r>
              <w:t xml:space="preserve"> …..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4A31EDCA" w14:textId="77777777" w:rsidR="00AA15C8" w:rsidRDefault="00AA15C8" w:rsidP="00AA15C8">
            <w:pPr>
              <w:spacing w:line="360" w:lineRule="auto"/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</w:t>
            </w:r>
          </w:p>
          <w:p w14:paraId="787C4D80" w14:textId="77777777" w:rsidR="00AA15C8" w:rsidRDefault="00AA15C8" w:rsidP="00AA15C8">
            <w:pPr>
              <w:spacing w:line="360" w:lineRule="auto"/>
            </w:pPr>
          </w:p>
          <w:p w14:paraId="01DC7CA5" w14:textId="53B60FA6" w:rsidR="00AA15C8" w:rsidRPr="00AA15C8" w:rsidRDefault="00AA15C8" w:rsidP="00AA15C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=90°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F8E4D0" w14:textId="77777777" w:rsidR="00AA15C8" w:rsidRDefault="00AA15C8" w:rsidP="009819DF">
            <w:pPr>
              <w:numPr>
                <w:ilvl w:val="0"/>
                <w:numId w:val="44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3E571D49" wp14:editId="2F0B577B">
                  <wp:simplePos x="0" y="0"/>
                  <wp:positionH relativeFrom="column">
                    <wp:posOffset>820828</wp:posOffset>
                  </wp:positionH>
                  <wp:positionV relativeFrom="paragraph">
                    <wp:posOffset>59169</wp:posOffset>
                  </wp:positionV>
                  <wp:extent cx="1651826" cy="970335"/>
                  <wp:effectExtent l="0" t="0" r="5715" b="1270"/>
                  <wp:wrapNone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826" cy="97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96EB79C" w14:textId="77777777" w:rsidR="00AA15C8" w:rsidRDefault="00AA15C8" w:rsidP="00AA15C8">
            <w:pPr>
              <w:spacing w:line="360" w:lineRule="auto"/>
              <w:contextualSpacing/>
            </w:pPr>
          </w:p>
          <w:p w14:paraId="1786B06B" w14:textId="77777777" w:rsidR="00AA15C8" w:rsidRDefault="00AA15C8" w:rsidP="00AA15C8">
            <w:pPr>
              <w:spacing w:line="360" w:lineRule="auto"/>
              <w:contextualSpacing/>
            </w:pPr>
          </w:p>
          <w:p w14:paraId="252ABD0F" w14:textId="77777777" w:rsidR="00AA15C8" w:rsidRDefault="00AA15C8" w:rsidP="00AA15C8">
            <w:pPr>
              <w:spacing w:line="360" w:lineRule="auto"/>
              <w:contextualSpacing/>
            </w:pPr>
          </w:p>
          <w:p w14:paraId="73A3A729" w14:textId="77777777" w:rsidR="00AA15C8" w:rsidRDefault="00AA15C8" w:rsidP="00AA15C8">
            <w:pPr>
              <w:spacing w:line="360" w:lineRule="auto"/>
              <w:contextualSpacing/>
            </w:pPr>
          </w:p>
          <w:p w14:paraId="3E1CC2C9" w14:textId="77777777" w:rsidR="00AA15C8" w:rsidRDefault="00AA15C8" w:rsidP="00AA15C8">
            <w:pPr>
              <w:spacing w:line="360" w:lineRule="auto"/>
              <w:contextualSpacing/>
            </w:pPr>
          </w:p>
          <w:p w14:paraId="6850D15E" w14:textId="77777777" w:rsidR="00AA15C8" w:rsidRDefault="00AA15C8" w:rsidP="00AA15C8">
            <w:p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a+</m:t>
              </m:r>
            </m:oMath>
            <w:r>
              <w:t xml:space="preserve"> ….. + ….. + ….. = ……</w:t>
            </w:r>
          </w:p>
          <w:p w14:paraId="7F7CFE8D" w14:textId="77777777" w:rsidR="00AA15C8" w:rsidRDefault="00AA15C8" w:rsidP="00AA15C8">
            <w:pPr>
              <w:spacing w:line="360" w:lineRule="auto"/>
              <w:contextualSpacing/>
            </w:pPr>
          </w:p>
          <w:p w14:paraId="793E6DA4" w14:textId="77777777" w:rsidR="00AA15C8" w:rsidRDefault="00AA15C8" w:rsidP="00AA15C8">
            <w:pPr>
              <w:spacing w:line="360" w:lineRule="auto"/>
              <w:contextualSpacing/>
            </w:pPr>
          </w:p>
          <w:p w14:paraId="6B0127AF" w14:textId="77777777" w:rsidR="00AA15C8" w:rsidRDefault="00AA15C8" w:rsidP="00AA15C8">
            <w:pPr>
              <w:spacing w:line="360" w:lineRule="auto"/>
              <w:contextualSpacing/>
            </w:pPr>
          </w:p>
          <w:p w14:paraId="02A676F3" w14:textId="265C4F33" w:rsidR="00AA15C8" w:rsidRPr="00AA15C8" w:rsidRDefault="00AA15C8" w:rsidP="00AA15C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=60°</m:t>
              </m:r>
            </m:oMath>
          </w:p>
        </w:tc>
      </w:tr>
      <w:bookmarkEnd w:id="19"/>
    </w:tbl>
    <w:p w14:paraId="60574EE8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59AEC704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5CC1776E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440CF94C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5349CB1B" w14:textId="77777777" w:rsidR="00AA15C8" w:rsidRDefault="00AA15C8" w:rsidP="00D77BF2">
      <w:pPr>
        <w:rPr>
          <w:rFonts w:asciiTheme="majorHAnsi" w:hAnsiTheme="majorHAnsi" w:cstheme="majorHAnsi"/>
          <w:lang w:val="en-GB"/>
        </w:rPr>
      </w:pPr>
    </w:p>
    <w:p w14:paraId="3FD40C6C" w14:textId="77777777" w:rsidR="00AA15C8" w:rsidRPr="008637A1" w:rsidRDefault="00AA15C8" w:rsidP="00AA15C8">
      <w:pPr>
        <w:pStyle w:val="Level"/>
      </w:pPr>
      <w:r w:rsidRPr="008637A1">
        <w:lastRenderedPageBreak/>
        <w:t>Foundation</w:t>
      </w:r>
    </w:p>
    <w:p w14:paraId="44ED6273" w14:textId="77777777" w:rsidR="00AA15C8" w:rsidRPr="008637A1" w:rsidRDefault="00AA15C8" w:rsidP="009819DF">
      <w:pPr>
        <w:numPr>
          <w:ilvl w:val="0"/>
          <w:numId w:val="62"/>
        </w:numPr>
        <w:spacing w:line="360" w:lineRule="auto"/>
        <w:contextualSpacing/>
      </w:pPr>
      <w:r w:rsidRPr="008637A1">
        <w:t>Determine the size of each unknown angle in these quadrilaterals.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3EA125C4" w14:textId="77777777" w:rsidTr="00E510CE">
        <w:tc>
          <w:tcPr>
            <w:tcW w:w="3449" w:type="dxa"/>
          </w:tcPr>
          <w:p w14:paraId="61E6C019" w14:textId="77777777" w:rsidR="00AA15C8" w:rsidRPr="008637A1" w:rsidRDefault="00AA15C8" w:rsidP="009819DF">
            <w:pPr>
              <w:numPr>
                <w:ilvl w:val="0"/>
                <w:numId w:val="45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407B8F1C" wp14:editId="5F2DEB27">
                  <wp:simplePos x="0" y="0"/>
                  <wp:positionH relativeFrom="column">
                    <wp:posOffset>304331</wp:posOffset>
                  </wp:positionH>
                  <wp:positionV relativeFrom="paragraph">
                    <wp:posOffset>47064</wp:posOffset>
                  </wp:positionV>
                  <wp:extent cx="1597186" cy="1021962"/>
                  <wp:effectExtent l="0" t="0" r="3175" b="6985"/>
                  <wp:wrapNone/>
                  <wp:docPr id="1933852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52647" name=""/>
                          <pic:cNvPicPr/>
                        </pic:nvPicPr>
                        <pic:blipFill rotWithShape="1">
                          <a:blip r:embed="rId156"/>
                          <a:srcRect l="4378" r="70638" b="64550"/>
                          <a:stretch/>
                        </pic:blipFill>
                        <pic:spPr bwMode="auto">
                          <a:xfrm>
                            <a:off x="0" y="0"/>
                            <a:ext cx="1604500" cy="1026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C64759E" w14:textId="77777777" w:rsidR="00AA15C8" w:rsidRPr="008637A1" w:rsidRDefault="00AA15C8" w:rsidP="00E510CE">
            <w:pPr>
              <w:spacing w:line="360" w:lineRule="auto"/>
            </w:pPr>
          </w:p>
          <w:p w14:paraId="650115DF" w14:textId="77777777" w:rsidR="00AA15C8" w:rsidRPr="008637A1" w:rsidRDefault="00AA15C8" w:rsidP="00E510CE">
            <w:pPr>
              <w:spacing w:line="360" w:lineRule="auto"/>
            </w:pPr>
          </w:p>
          <w:p w14:paraId="75B1065E" w14:textId="77777777" w:rsidR="00AA15C8" w:rsidRPr="008637A1" w:rsidRDefault="00AA15C8" w:rsidP="00E510CE">
            <w:pPr>
              <w:spacing w:line="360" w:lineRule="auto"/>
            </w:pPr>
          </w:p>
          <w:p w14:paraId="234E35BE" w14:textId="77777777" w:rsidR="00AA15C8" w:rsidRDefault="00AA15C8" w:rsidP="00E510CE">
            <w:pPr>
              <w:spacing w:line="360" w:lineRule="auto"/>
            </w:pPr>
          </w:p>
          <w:p w14:paraId="0A707B97" w14:textId="77777777" w:rsidR="00AA15C8" w:rsidRDefault="00AA15C8" w:rsidP="00E510CE">
            <w:pPr>
              <w:spacing w:line="360" w:lineRule="auto"/>
            </w:pPr>
          </w:p>
          <w:p w14:paraId="184200DC" w14:textId="77777777" w:rsidR="00AA15C8" w:rsidRPr="008637A1" w:rsidRDefault="00AA15C8" w:rsidP="00E510CE">
            <w:pPr>
              <w:pStyle w:val="Answer"/>
            </w:pPr>
            <w:r>
              <w:t>90</w:t>
            </w:r>
          </w:p>
        </w:tc>
        <w:tc>
          <w:tcPr>
            <w:tcW w:w="3449" w:type="dxa"/>
          </w:tcPr>
          <w:p w14:paraId="3727C9D2" w14:textId="77777777" w:rsidR="00AA15C8" w:rsidRPr="008637A1" w:rsidRDefault="00AA15C8" w:rsidP="009819DF">
            <w:pPr>
              <w:numPr>
                <w:ilvl w:val="0"/>
                <w:numId w:val="45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7FA32A08" wp14:editId="31906034">
                  <wp:simplePos x="0" y="0"/>
                  <wp:positionH relativeFrom="column">
                    <wp:posOffset>471467</wp:posOffset>
                  </wp:positionH>
                  <wp:positionV relativeFrom="paragraph">
                    <wp:posOffset>17376</wp:posOffset>
                  </wp:positionV>
                  <wp:extent cx="1177632" cy="1201354"/>
                  <wp:effectExtent l="0" t="0" r="3810" b="0"/>
                  <wp:wrapNone/>
                  <wp:docPr id="1249644209" name="Picture 1249644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52647" name=""/>
                          <pic:cNvPicPr/>
                        </pic:nvPicPr>
                        <pic:blipFill rotWithShape="1">
                          <a:blip r:embed="rId156"/>
                          <a:srcRect l="37201" t="2904" r="44377" b="55406"/>
                          <a:stretch/>
                        </pic:blipFill>
                        <pic:spPr bwMode="auto">
                          <a:xfrm>
                            <a:off x="0" y="0"/>
                            <a:ext cx="1183417" cy="1207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C764539" w14:textId="77777777" w:rsidR="00AA15C8" w:rsidRPr="008637A1" w:rsidRDefault="00AA15C8" w:rsidP="00E510CE">
            <w:pPr>
              <w:spacing w:line="360" w:lineRule="auto"/>
            </w:pPr>
          </w:p>
          <w:p w14:paraId="304A5D92" w14:textId="77777777" w:rsidR="00AA15C8" w:rsidRPr="008637A1" w:rsidRDefault="00AA15C8" w:rsidP="00E510CE">
            <w:pPr>
              <w:spacing w:line="360" w:lineRule="auto"/>
            </w:pPr>
          </w:p>
          <w:p w14:paraId="2FF476EB" w14:textId="77777777" w:rsidR="00AA15C8" w:rsidRDefault="00AA15C8" w:rsidP="00E510CE">
            <w:pPr>
              <w:spacing w:line="360" w:lineRule="auto"/>
            </w:pPr>
          </w:p>
          <w:p w14:paraId="5082D6C8" w14:textId="77777777" w:rsidR="00AA15C8" w:rsidRPr="008637A1" w:rsidRDefault="00AA15C8" w:rsidP="00E510CE">
            <w:pPr>
              <w:spacing w:line="360" w:lineRule="auto"/>
            </w:pPr>
          </w:p>
          <w:p w14:paraId="4676A673" w14:textId="77777777" w:rsidR="00AA15C8" w:rsidRDefault="00AA15C8" w:rsidP="00E510CE">
            <w:pPr>
              <w:spacing w:line="360" w:lineRule="auto"/>
            </w:pPr>
          </w:p>
          <w:p w14:paraId="50DC63EA" w14:textId="77777777" w:rsidR="00AA15C8" w:rsidRPr="008637A1" w:rsidRDefault="00AA15C8" w:rsidP="00E510CE">
            <w:pPr>
              <w:pStyle w:val="Answer"/>
            </w:pPr>
            <w:r>
              <w:t>61</w:t>
            </w:r>
          </w:p>
        </w:tc>
        <w:tc>
          <w:tcPr>
            <w:tcW w:w="3449" w:type="dxa"/>
          </w:tcPr>
          <w:p w14:paraId="31F1F58E" w14:textId="77777777" w:rsidR="00AA15C8" w:rsidRPr="008637A1" w:rsidRDefault="00AA15C8" w:rsidP="009819DF">
            <w:pPr>
              <w:numPr>
                <w:ilvl w:val="0"/>
                <w:numId w:val="45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0AC788EE" wp14:editId="23DCC45D">
                  <wp:simplePos x="0" y="0"/>
                  <wp:positionH relativeFrom="column">
                    <wp:posOffset>430786</wp:posOffset>
                  </wp:positionH>
                  <wp:positionV relativeFrom="paragraph">
                    <wp:posOffset>47064</wp:posOffset>
                  </wp:positionV>
                  <wp:extent cx="1368322" cy="1063553"/>
                  <wp:effectExtent l="0" t="0" r="3810" b="3810"/>
                  <wp:wrapNone/>
                  <wp:docPr id="1053327484" name="Picture 1053327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52647" name=""/>
                          <pic:cNvPicPr/>
                        </pic:nvPicPr>
                        <pic:blipFill rotWithShape="1">
                          <a:blip r:embed="rId156"/>
                          <a:srcRect l="71813" t="1867" r="6765" b="61195"/>
                          <a:stretch/>
                        </pic:blipFill>
                        <pic:spPr bwMode="auto">
                          <a:xfrm>
                            <a:off x="0" y="0"/>
                            <a:ext cx="1374396" cy="1068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A66117E" w14:textId="77777777" w:rsidR="00AA15C8" w:rsidRPr="008637A1" w:rsidRDefault="00AA15C8" w:rsidP="00E510CE">
            <w:pPr>
              <w:spacing w:line="360" w:lineRule="auto"/>
            </w:pPr>
          </w:p>
          <w:p w14:paraId="28B9DE80" w14:textId="77777777" w:rsidR="00AA15C8" w:rsidRPr="008637A1" w:rsidRDefault="00AA15C8" w:rsidP="00E510CE">
            <w:pPr>
              <w:spacing w:line="360" w:lineRule="auto"/>
            </w:pPr>
          </w:p>
          <w:p w14:paraId="7D99922A" w14:textId="77777777" w:rsidR="00AA15C8" w:rsidRDefault="00AA15C8" w:rsidP="00E510CE">
            <w:pPr>
              <w:spacing w:line="360" w:lineRule="auto"/>
            </w:pPr>
          </w:p>
          <w:p w14:paraId="078941E8" w14:textId="77777777" w:rsidR="00AA15C8" w:rsidRPr="008637A1" w:rsidRDefault="00AA15C8" w:rsidP="00E510CE">
            <w:pPr>
              <w:spacing w:line="360" w:lineRule="auto"/>
            </w:pPr>
          </w:p>
          <w:p w14:paraId="37B22372" w14:textId="77777777" w:rsidR="00AA15C8" w:rsidRPr="008637A1" w:rsidRDefault="00AA15C8" w:rsidP="00E510CE">
            <w:pPr>
              <w:spacing w:line="360" w:lineRule="auto"/>
            </w:pPr>
          </w:p>
          <w:p w14:paraId="48068ECD" w14:textId="77777777" w:rsidR="00AA15C8" w:rsidRPr="008637A1" w:rsidRDefault="00AA15C8" w:rsidP="00E510CE">
            <w:pPr>
              <w:pStyle w:val="Answer"/>
            </w:pPr>
            <w:r>
              <w:t>105</w:t>
            </w:r>
          </w:p>
        </w:tc>
      </w:tr>
      <w:tr w:rsidR="00AA15C8" w:rsidRPr="008637A1" w14:paraId="449369FC" w14:textId="77777777" w:rsidTr="00E510CE">
        <w:tc>
          <w:tcPr>
            <w:tcW w:w="3449" w:type="dxa"/>
          </w:tcPr>
          <w:p w14:paraId="47329B22" w14:textId="77777777" w:rsidR="00AA15C8" w:rsidRPr="008637A1" w:rsidRDefault="00AA15C8" w:rsidP="009819DF">
            <w:pPr>
              <w:numPr>
                <w:ilvl w:val="0"/>
                <w:numId w:val="45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6765FC93" wp14:editId="4E97769B">
                  <wp:simplePos x="0" y="0"/>
                  <wp:positionH relativeFrom="column">
                    <wp:posOffset>37136</wp:posOffset>
                  </wp:positionH>
                  <wp:positionV relativeFrom="paragraph">
                    <wp:posOffset>203109</wp:posOffset>
                  </wp:positionV>
                  <wp:extent cx="1847230" cy="1474714"/>
                  <wp:effectExtent l="0" t="0" r="635" b="0"/>
                  <wp:wrapNone/>
                  <wp:docPr id="1910228178" name="Picture 1910228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52647" name=""/>
                          <pic:cNvPicPr/>
                        </pic:nvPicPr>
                        <pic:blipFill rotWithShape="1">
                          <a:blip r:embed="rId156"/>
                          <a:srcRect l="4379" t="46962" r="66725" b="1877"/>
                          <a:stretch/>
                        </pic:blipFill>
                        <pic:spPr bwMode="auto">
                          <a:xfrm>
                            <a:off x="0" y="0"/>
                            <a:ext cx="1853459" cy="1479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B763367" w14:textId="77777777" w:rsidR="00AA15C8" w:rsidRPr="008637A1" w:rsidRDefault="00AA15C8" w:rsidP="00E510CE">
            <w:pPr>
              <w:spacing w:line="360" w:lineRule="auto"/>
            </w:pPr>
          </w:p>
          <w:p w14:paraId="009EDE46" w14:textId="77777777" w:rsidR="00AA15C8" w:rsidRPr="008637A1" w:rsidRDefault="00AA15C8" w:rsidP="00E510CE">
            <w:pPr>
              <w:spacing w:line="360" w:lineRule="auto"/>
            </w:pPr>
          </w:p>
          <w:p w14:paraId="69C1CD9D" w14:textId="77777777" w:rsidR="00AA15C8" w:rsidRPr="008637A1" w:rsidRDefault="00AA15C8" w:rsidP="00E510CE">
            <w:pPr>
              <w:spacing w:line="360" w:lineRule="auto"/>
            </w:pPr>
          </w:p>
          <w:p w14:paraId="4AF9E3FE" w14:textId="77777777" w:rsidR="00AA15C8" w:rsidRDefault="00AA15C8" w:rsidP="00E510CE">
            <w:pPr>
              <w:spacing w:line="360" w:lineRule="auto"/>
            </w:pPr>
          </w:p>
          <w:p w14:paraId="6FAC520D" w14:textId="77777777" w:rsidR="00AA15C8" w:rsidRPr="008637A1" w:rsidRDefault="00AA15C8" w:rsidP="00E510CE">
            <w:pPr>
              <w:spacing w:line="360" w:lineRule="auto"/>
            </w:pPr>
          </w:p>
          <w:p w14:paraId="40D4A134" w14:textId="77777777" w:rsidR="00AA15C8" w:rsidRDefault="00AA15C8" w:rsidP="00E510CE">
            <w:pPr>
              <w:spacing w:line="360" w:lineRule="auto"/>
            </w:pPr>
          </w:p>
          <w:p w14:paraId="383911B2" w14:textId="77777777" w:rsidR="00AA15C8" w:rsidRPr="008637A1" w:rsidRDefault="00AA15C8" w:rsidP="00E510CE">
            <w:pPr>
              <w:pStyle w:val="Answer"/>
            </w:pPr>
            <w:r>
              <w:t>170</w:t>
            </w:r>
          </w:p>
        </w:tc>
        <w:tc>
          <w:tcPr>
            <w:tcW w:w="3449" w:type="dxa"/>
          </w:tcPr>
          <w:p w14:paraId="0068B049" w14:textId="77777777" w:rsidR="00AA15C8" w:rsidRPr="008637A1" w:rsidRDefault="00AA15C8" w:rsidP="009819DF">
            <w:pPr>
              <w:numPr>
                <w:ilvl w:val="0"/>
                <w:numId w:val="45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23AE0508" wp14:editId="6603CCE2">
                  <wp:simplePos x="0" y="0"/>
                  <wp:positionH relativeFrom="column">
                    <wp:posOffset>477406</wp:posOffset>
                  </wp:positionH>
                  <wp:positionV relativeFrom="paragraph">
                    <wp:posOffset>48730</wp:posOffset>
                  </wp:positionV>
                  <wp:extent cx="1393260" cy="1201399"/>
                  <wp:effectExtent l="0" t="0" r="0" b="0"/>
                  <wp:wrapNone/>
                  <wp:docPr id="1226575235" name="Picture 1226575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52647" name=""/>
                          <pic:cNvPicPr/>
                        </pic:nvPicPr>
                        <pic:blipFill rotWithShape="1">
                          <a:blip r:embed="rId156"/>
                          <a:srcRect l="37201" t="47713" r="41003" b="10597"/>
                          <a:stretch/>
                        </pic:blipFill>
                        <pic:spPr bwMode="auto">
                          <a:xfrm>
                            <a:off x="0" y="0"/>
                            <a:ext cx="1399824" cy="1207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B3F9319" w14:textId="77777777" w:rsidR="00AA15C8" w:rsidRPr="008637A1" w:rsidRDefault="00AA15C8" w:rsidP="00E510CE">
            <w:pPr>
              <w:spacing w:line="360" w:lineRule="auto"/>
            </w:pPr>
          </w:p>
          <w:p w14:paraId="60FAF0DC" w14:textId="77777777" w:rsidR="00AA15C8" w:rsidRPr="008637A1" w:rsidRDefault="00AA15C8" w:rsidP="00E510CE">
            <w:pPr>
              <w:spacing w:line="360" w:lineRule="auto"/>
            </w:pPr>
          </w:p>
          <w:p w14:paraId="15F71ACA" w14:textId="77777777" w:rsidR="00AA15C8" w:rsidRPr="008637A1" w:rsidRDefault="00AA15C8" w:rsidP="00E510CE">
            <w:pPr>
              <w:spacing w:line="360" w:lineRule="auto"/>
            </w:pPr>
          </w:p>
          <w:p w14:paraId="43CB7C51" w14:textId="77777777" w:rsidR="00AA15C8" w:rsidRDefault="00AA15C8" w:rsidP="00E510CE">
            <w:pPr>
              <w:spacing w:line="360" w:lineRule="auto"/>
            </w:pPr>
          </w:p>
          <w:p w14:paraId="706D0D75" w14:textId="77777777" w:rsidR="00AA15C8" w:rsidRPr="008637A1" w:rsidRDefault="00AA15C8" w:rsidP="00E510CE">
            <w:pPr>
              <w:spacing w:line="360" w:lineRule="auto"/>
            </w:pPr>
          </w:p>
          <w:p w14:paraId="22AA4023" w14:textId="77777777" w:rsidR="00AA15C8" w:rsidRDefault="00AA15C8" w:rsidP="00E510CE">
            <w:pPr>
              <w:spacing w:line="360" w:lineRule="auto"/>
            </w:pPr>
          </w:p>
          <w:p w14:paraId="786B314A" w14:textId="77777777" w:rsidR="00AA15C8" w:rsidRPr="008637A1" w:rsidRDefault="00AA15C8" w:rsidP="00E510CE">
            <w:pPr>
              <w:pStyle w:val="Answer"/>
            </w:pPr>
            <w:r>
              <w:t>70</w:t>
            </w:r>
          </w:p>
        </w:tc>
        <w:tc>
          <w:tcPr>
            <w:tcW w:w="3449" w:type="dxa"/>
          </w:tcPr>
          <w:p w14:paraId="434ED506" w14:textId="77777777" w:rsidR="00AA15C8" w:rsidRPr="008637A1" w:rsidRDefault="00AA15C8" w:rsidP="009819DF">
            <w:pPr>
              <w:numPr>
                <w:ilvl w:val="0"/>
                <w:numId w:val="45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3AD7F728" wp14:editId="0A319971">
                  <wp:simplePos x="0" y="0"/>
                  <wp:positionH relativeFrom="column">
                    <wp:posOffset>282344</wp:posOffset>
                  </wp:positionH>
                  <wp:positionV relativeFrom="paragraph">
                    <wp:posOffset>24979</wp:posOffset>
                  </wp:positionV>
                  <wp:extent cx="1775361" cy="1321231"/>
                  <wp:effectExtent l="0" t="0" r="0" b="0"/>
                  <wp:wrapNone/>
                  <wp:docPr id="1845316647" name="Picture 1845316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52647" name=""/>
                          <pic:cNvPicPr/>
                        </pic:nvPicPr>
                        <pic:blipFill rotWithShape="1">
                          <a:blip r:embed="rId156"/>
                          <a:srcRect l="71812" t="43615" r="392" b="10502"/>
                          <a:stretch/>
                        </pic:blipFill>
                        <pic:spPr bwMode="auto">
                          <a:xfrm>
                            <a:off x="0" y="0"/>
                            <a:ext cx="1781951" cy="1326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24F2BCF" w14:textId="77777777" w:rsidR="00AA15C8" w:rsidRPr="008637A1" w:rsidRDefault="00AA15C8" w:rsidP="00E510CE">
            <w:pPr>
              <w:spacing w:line="360" w:lineRule="auto"/>
            </w:pPr>
          </w:p>
          <w:p w14:paraId="72507BDD" w14:textId="77777777" w:rsidR="00AA15C8" w:rsidRPr="008637A1" w:rsidRDefault="00AA15C8" w:rsidP="00E510CE">
            <w:pPr>
              <w:spacing w:line="360" w:lineRule="auto"/>
            </w:pPr>
          </w:p>
          <w:p w14:paraId="14ACBB0F" w14:textId="77777777" w:rsidR="00AA15C8" w:rsidRPr="008637A1" w:rsidRDefault="00AA15C8" w:rsidP="00E510CE">
            <w:pPr>
              <w:spacing w:line="360" w:lineRule="auto"/>
            </w:pPr>
          </w:p>
          <w:p w14:paraId="4190E5F9" w14:textId="77777777" w:rsidR="00AA15C8" w:rsidRPr="008637A1" w:rsidRDefault="00AA15C8" w:rsidP="00E510CE">
            <w:pPr>
              <w:spacing w:line="360" w:lineRule="auto"/>
            </w:pPr>
          </w:p>
          <w:p w14:paraId="6ED34BC9" w14:textId="77777777" w:rsidR="00AA15C8" w:rsidRDefault="00AA15C8" w:rsidP="00E510CE">
            <w:pPr>
              <w:spacing w:line="360" w:lineRule="auto"/>
            </w:pPr>
          </w:p>
          <w:p w14:paraId="3B0F3F0D" w14:textId="77777777" w:rsidR="00AA15C8" w:rsidRPr="008637A1" w:rsidRDefault="00AA15C8" w:rsidP="00E510CE">
            <w:pPr>
              <w:spacing w:line="360" w:lineRule="auto"/>
            </w:pPr>
          </w:p>
          <w:p w14:paraId="52F2B841" w14:textId="77777777" w:rsidR="00AA15C8" w:rsidRPr="008637A1" w:rsidRDefault="00AA15C8" w:rsidP="00E510CE">
            <w:pPr>
              <w:pStyle w:val="Answer"/>
            </w:pPr>
            <w:r>
              <w:t>70</w:t>
            </w:r>
          </w:p>
        </w:tc>
      </w:tr>
    </w:tbl>
    <w:p w14:paraId="6655B040" w14:textId="77777777" w:rsidR="00AA15C8" w:rsidRPr="008637A1" w:rsidRDefault="00AA15C8" w:rsidP="00AA15C8">
      <w:pPr>
        <w:spacing w:line="360" w:lineRule="auto"/>
      </w:pPr>
    </w:p>
    <w:p w14:paraId="005780F0" w14:textId="77777777" w:rsidR="00AA15C8" w:rsidRPr="008637A1" w:rsidRDefault="00AA15C8" w:rsidP="009819DF">
      <w:pPr>
        <w:numPr>
          <w:ilvl w:val="0"/>
          <w:numId w:val="62"/>
        </w:numPr>
        <w:spacing w:line="360" w:lineRule="auto"/>
        <w:contextualSpacing/>
      </w:pPr>
      <w:r w:rsidRPr="008637A1">
        <w:t xml:space="preserve">Using </w:t>
      </w:r>
      <w:r>
        <w:t>your knowledge of co-interior angles</w:t>
      </w:r>
      <w:r w:rsidRPr="008637A1">
        <w:t>, determine the value of these pronumerals.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298B5CAF" w14:textId="77777777" w:rsidTr="00E510CE">
        <w:tc>
          <w:tcPr>
            <w:tcW w:w="3449" w:type="dxa"/>
          </w:tcPr>
          <w:p w14:paraId="37FA2A11" w14:textId="77777777" w:rsidR="00AA15C8" w:rsidRPr="008637A1" w:rsidRDefault="00AA15C8" w:rsidP="009819DF">
            <w:pPr>
              <w:numPr>
                <w:ilvl w:val="0"/>
                <w:numId w:val="46"/>
              </w:numPr>
              <w:spacing w:line="360" w:lineRule="auto"/>
              <w:contextualSpacing/>
            </w:pPr>
            <w:r w:rsidRPr="008637A1">
              <w:t xml:space="preserve"> </w:t>
            </w:r>
          </w:p>
          <w:p w14:paraId="132C8E78" w14:textId="77777777" w:rsidR="00AA15C8" w:rsidRPr="008637A1" w:rsidRDefault="00AA15C8" w:rsidP="00E510CE">
            <w:pPr>
              <w:spacing w:line="360" w:lineRule="auto"/>
            </w:pPr>
          </w:p>
          <w:p w14:paraId="2F624D9D" w14:textId="77777777" w:rsidR="00AA15C8" w:rsidRPr="008637A1" w:rsidRDefault="00AA15C8" w:rsidP="00E510CE">
            <w:pPr>
              <w:spacing w:line="360" w:lineRule="auto"/>
            </w:pPr>
          </w:p>
          <w:p w14:paraId="69484677" w14:textId="77777777" w:rsidR="00AA15C8" w:rsidRPr="008637A1" w:rsidRDefault="00AA15C8" w:rsidP="00E510CE">
            <w:pPr>
              <w:spacing w:line="360" w:lineRule="auto"/>
            </w:pPr>
          </w:p>
          <w:p w14:paraId="14C4398C" w14:textId="77777777" w:rsidR="00AA15C8" w:rsidRPr="008637A1" w:rsidRDefault="00AA15C8" w:rsidP="00E510CE">
            <w:pPr>
              <w:spacing w:line="360" w:lineRule="auto"/>
            </w:pPr>
          </w:p>
          <w:p w14:paraId="46E05C11" w14:textId="77777777" w:rsidR="00AA15C8" w:rsidRDefault="00AA15C8" w:rsidP="00E510CE">
            <w:pPr>
              <w:spacing w:line="360" w:lineRule="auto"/>
            </w:pPr>
          </w:p>
          <w:p w14:paraId="2838D876" w14:textId="77777777" w:rsidR="00AA15C8" w:rsidRPr="008637A1" w:rsidRDefault="00AA15C8" w:rsidP="00E510CE">
            <w:pPr>
              <w:spacing w:line="360" w:lineRule="auto"/>
            </w:pPr>
          </w:p>
          <w:p w14:paraId="27D4EA01" w14:textId="77777777" w:rsidR="00AA15C8" w:rsidRDefault="00AA15C8" w:rsidP="00E510CE">
            <w:pPr>
              <w:spacing w:line="360" w:lineRule="auto"/>
            </w:pPr>
          </w:p>
          <w:p w14:paraId="2E21F89D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a=104,b=76</m:t>
                </m:r>
              </m:oMath>
            </m:oMathPara>
          </w:p>
        </w:tc>
        <w:tc>
          <w:tcPr>
            <w:tcW w:w="3449" w:type="dxa"/>
          </w:tcPr>
          <w:p w14:paraId="684B671D" w14:textId="77777777" w:rsidR="00AA15C8" w:rsidRPr="008637A1" w:rsidRDefault="00AA15C8" w:rsidP="009819DF">
            <w:pPr>
              <w:numPr>
                <w:ilvl w:val="0"/>
                <w:numId w:val="46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2BD84AB6" wp14:editId="23B6E69C">
                  <wp:simplePos x="0" y="0"/>
                  <wp:positionH relativeFrom="column">
                    <wp:posOffset>2741930</wp:posOffset>
                  </wp:positionH>
                  <wp:positionV relativeFrom="paragraph">
                    <wp:posOffset>56515</wp:posOffset>
                  </wp:positionV>
                  <wp:extent cx="1052830" cy="1404620"/>
                  <wp:effectExtent l="0" t="0" r="0" b="5080"/>
                  <wp:wrapNone/>
                  <wp:docPr id="950594659" name="Picture 950594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801022" name=""/>
                          <pic:cNvPicPr/>
                        </pic:nvPicPr>
                        <pic:blipFill rotWithShape="1">
                          <a:blip r:embed="rId157"/>
                          <a:srcRect l="82011" r="552" b="29754"/>
                          <a:stretch/>
                        </pic:blipFill>
                        <pic:spPr bwMode="auto">
                          <a:xfrm>
                            <a:off x="0" y="0"/>
                            <a:ext cx="1052830" cy="1404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3AB9B4E1" wp14:editId="015CFD26">
                  <wp:simplePos x="0" y="0"/>
                  <wp:positionH relativeFrom="column">
                    <wp:posOffset>-1739900</wp:posOffset>
                  </wp:positionH>
                  <wp:positionV relativeFrom="paragraph">
                    <wp:posOffset>14605</wp:posOffset>
                  </wp:positionV>
                  <wp:extent cx="1163955" cy="1919605"/>
                  <wp:effectExtent l="0" t="0" r="0" b="4445"/>
                  <wp:wrapNone/>
                  <wp:docPr id="577801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801022" name=""/>
                          <pic:cNvPicPr/>
                        </pic:nvPicPr>
                        <pic:blipFill rotWithShape="1">
                          <a:blip r:embed="rId157"/>
                          <a:srcRect l="4231" t="3975" r="76491"/>
                          <a:stretch/>
                        </pic:blipFill>
                        <pic:spPr bwMode="auto">
                          <a:xfrm>
                            <a:off x="0" y="0"/>
                            <a:ext cx="1163955" cy="191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67685360" wp14:editId="28536909">
                  <wp:simplePos x="0" y="0"/>
                  <wp:positionH relativeFrom="column">
                    <wp:posOffset>241473</wp:posOffset>
                  </wp:positionH>
                  <wp:positionV relativeFrom="paragraph">
                    <wp:posOffset>56515</wp:posOffset>
                  </wp:positionV>
                  <wp:extent cx="1642594" cy="1404514"/>
                  <wp:effectExtent l="0" t="0" r="0" b="5715"/>
                  <wp:wrapNone/>
                  <wp:docPr id="1521708312" name="Picture 1521708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801022" name=""/>
                          <pic:cNvPicPr/>
                        </pic:nvPicPr>
                        <pic:blipFill rotWithShape="1">
                          <a:blip r:embed="rId157"/>
                          <a:srcRect l="43169" r="29629" b="29754"/>
                          <a:stretch/>
                        </pic:blipFill>
                        <pic:spPr bwMode="auto">
                          <a:xfrm>
                            <a:off x="0" y="0"/>
                            <a:ext cx="1642594" cy="1404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FBFB9B3" w14:textId="77777777" w:rsidR="00AA15C8" w:rsidRPr="008637A1" w:rsidRDefault="00AA15C8" w:rsidP="00E510CE">
            <w:pPr>
              <w:spacing w:line="360" w:lineRule="auto"/>
            </w:pPr>
          </w:p>
          <w:p w14:paraId="6943CCA9" w14:textId="77777777" w:rsidR="00AA15C8" w:rsidRPr="008637A1" w:rsidRDefault="00AA15C8" w:rsidP="00E510CE">
            <w:pPr>
              <w:spacing w:line="360" w:lineRule="auto"/>
            </w:pPr>
          </w:p>
          <w:p w14:paraId="690F57EB" w14:textId="77777777" w:rsidR="00AA15C8" w:rsidRPr="008637A1" w:rsidRDefault="00AA15C8" w:rsidP="00E510CE">
            <w:pPr>
              <w:spacing w:line="360" w:lineRule="auto"/>
            </w:pPr>
          </w:p>
          <w:p w14:paraId="0CACBB20" w14:textId="77777777" w:rsidR="00AA15C8" w:rsidRPr="008637A1" w:rsidRDefault="00AA15C8" w:rsidP="00E510CE">
            <w:pPr>
              <w:spacing w:line="360" w:lineRule="auto"/>
            </w:pPr>
          </w:p>
          <w:p w14:paraId="59936B8D" w14:textId="77777777" w:rsidR="00AA15C8" w:rsidRPr="008637A1" w:rsidRDefault="00AA15C8" w:rsidP="00E510CE">
            <w:pPr>
              <w:spacing w:line="360" w:lineRule="auto"/>
            </w:pPr>
          </w:p>
          <w:p w14:paraId="0791F185" w14:textId="77777777" w:rsidR="00AA15C8" w:rsidRDefault="00AA15C8" w:rsidP="00E510CE">
            <w:pPr>
              <w:spacing w:line="360" w:lineRule="auto"/>
            </w:pPr>
          </w:p>
          <w:p w14:paraId="04EB2102" w14:textId="77777777" w:rsidR="00AA15C8" w:rsidRDefault="00AA15C8" w:rsidP="00E510CE">
            <w:pPr>
              <w:spacing w:line="360" w:lineRule="auto"/>
            </w:pPr>
          </w:p>
          <w:p w14:paraId="4B5E0B37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a=72, b=72</m:t>
                </m:r>
              </m:oMath>
            </m:oMathPara>
          </w:p>
        </w:tc>
        <w:tc>
          <w:tcPr>
            <w:tcW w:w="3449" w:type="dxa"/>
          </w:tcPr>
          <w:p w14:paraId="71E10D60" w14:textId="77777777" w:rsidR="00AA15C8" w:rsidRPr="008637A1" w:rsidRDefault="00AA15C8" w:rsidP="009819DF">
            <w:pPr>
              <w:numPr>
                <w:ilvl w:val="0"/>
                <w:numId w:val="46"/>
              </w:numPr>
              <w:spacing w:line="360" w:lineRule="auto"/>
              <w:contextualSpacing/>
            </w:pPr>
            <w:r w:rsidRPr="008637A1">
              <w:t xml:space="preserve"> </w:t>
            </w:r>
          </w:p>
          <w:p w14:paraId="61CB1841" w14:textId="77777777" w:rsidR="00AA15C8" w:rsidRPr="008637A1" w:rsidRDefault="00AA15C8" w:rsidP="00E510CE">
            <w:pPr>
              <w:spacing w:line="360" w:lineRule="auto"/>
            </w:pPr>
          </w:p>
          <w:p w14:paraId="476E6388" w14:textId="77777777" w:rsidR="00AA15C8" w:rsidRPr="008637A1" w:rsidRDefault="00AA15C8" w:rsidP="00E510CE">
            <w:pPr>
              <w:spacing w:line="360" w:lineRule="auto"/>
            </w:pPr>
          </w:p>
          <w:p w14:paraId="70ED4427" w14:textId="77777777" w:rsidR="00AA15C8" w:rsidRPr="008637A1" w:rsidRDefault="00AA15C8" w:rsidP="00E510CE">
            <w:pPr>
              <w:spacing w:line="360" w:lineRule="auto"/>
            </w:pPr>
          </w:p>
          <w:p w14:paraId="595C6DA6" w14:textId="77777777" w:rsidR="00AA15C8" w:rsidRPr="008637A1" w:rsidRDefault="00AA15C8" w:rsidP="00E510CE">
            <w:pPr>
              <w:spacing w:line="360" w:lineRule="auto"/>
            </w:pPr>
          </w:p>
          <w:p w14:paraId="49E75F48" w14:textId="77777777" w:rsidR="00AA15C8" w:rsidRPr="008637A1" w:rsidRDefault="00AA15C8" w:rsidP="00E510CE">
            <w:pPr>
              <w:spacing w:line="360" w:lineRule="auto"/>
            </w:pPr>
          </w:p>
          <w:p w14:paraId="4C3F2F29" w14:textId="77777777" w:rsidR="00AA15C8" w:rsidRDefault="00AA15C8" w:rsidP="00E510CE">
            <w:pPr>
              <w:spacing w:line="360" w:lineRule="auto"/>
            </w:pPr>
          </w:p>
          <w:p w14:paraId="2F012837" w14:textId="77777777" w:rsidR="00AA15C8" w:rsidRPr="008637A1" w:rsidRDefault="00AA15C8" w:rsidP="00E510CE">
            <w:pPr>
              <w:spacing w:line="360" w:lineRule="auto"/>
            </w:pPr>
          </w:p>
          <w:p w14:paraId="5A70842B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a=128</m:t>
                </m:r>
              </m:oMath>
            </m:oMathPara>
          </w:p>
        </w:tc>
      </w:tr>
    </w:tbl>
    <w:p w14:paraId="626F711A" w14:textId="77777777" w:rsidR="00AA15C8" w:rsidRPr="008637A1" w:rsidRDefault="00AA15C8" w:rsidP="00AA15C8">
      <w:pPr>
        <w:spacing w:line="360" w:lineRule="auto"/>
      </w:pPr>
    </w:p>
    <w:p w14:paraId="6852CFE1" w14:textId="77777777" w:rsidR="00AA15C8" w:rsidRPr="008637A1" w:rsidRDefault="00AA15C8" w:rsidP="009819DF">
      <w:pPr>
        <w:numPr>
          <w:ilvl w:val="0"/>
          <w:numId w:val="62"/>
        </w:numPr>
        <w:spacing w:line="360" w:lineRule="auto"/>
        <w:contextualSpacing/>
      </w:pPr>
      <w:r w:rsidRPr="008637A1">
        <w:t>Using properties of special quadrilaterals, determine the value of these pronumerals.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3DE6FCE0" w14:textId="77777777" w:rsidTr="00E510CE">
        <w:tc>
          <w:tcPr>
            <w:tcW w:w="3449" w:type="dxa"/>
          </w:tcPr>
          <w:p w14:paraId="4BFDD7FC" w14:textId="77777777" w:rsidR="00AA15C8" w:rsidRPr="008637A1" w:rsidRDefault="00AA15C8" w:rsidP="009819DF">
            <w:pPr>
              <w:numPr>
                <w:ilvl w:val="0"/>
                <w:numId w:val="47"/>
              </w:numPr>
              <w:spacing w:line="360" w:lineRule="auto"/>
              <w:contextualSpacing/>
            </w:pPr>
            <w:r w:rsidRPr="008637A1">
              <w:t xml:space="preserve"> </w:t>
            </w:r>
          </w:p>
          <w:p w14:paraId="6453B1F1" w14:textId="77777777" w:rsidR="00AA15C8" w:rsidRPr="008637A1" w:rsidRDefault="00AA15C8" w:rsidP="00E510CE">
            <w:pPr>
              <w:spacing w:line="360" w:lineRule="auto"/>
            </w:pPr>
          </w:p>
          <w:p w14:paraId="79DE4AC1" w14:textId="77777777" w:rsidR="00AA15C8" w:rsidRPr="008637A1" w:rsidRDefault="00AA15C8" w:rsidP="00E510CE">
            <w:pPr>
              <w:spacing w:line="360" w:lineRule="auto"/>
            </w:pPr>
          </w:p>
          <w:p w14:paraId="5FE6D701" w14:textId="77777777" w:rsidR="00AA15C8" w:rsidRPr="008637A1" w:rsidRDefault="00AA15C8" w:rsidP="00E510CE">
            <w:pPr>
              <w:spacing w:line="360" w:lineRule="auto"/>
            </w:pPr>
          </w:p>
          <w:p w14:paraId="35D33C2C" w14:textId="77777777" w:rsidR="00AA15C8" w:rsidRPr="008637A1" w:rsidRDefault="00AA15C8" w:rsidP="00E510CE">
            <w:pPr>
              <w:spacing w:line="360" w:lineRule="auto"/>
            </w:pPr>
          </w:p>
          <w:p w14:paraId="03B832AA" w14:textId="77777777" w:rsidR="00AA15C8" w:rsidRDefault="00AA15C8" w:rsidP="00E510CE">
            <w:pPr>
              <w:spacing w:line="360" w:lineRule="auto"/>
            </w:pPr>
          </w:p>
          <w:p w14:paraId="4C7C4C98" w14:textId="77777777" w:rsidR="00AA15C8" w:rsidRDefault="00AA15C8" w:rsidP="00E510CE">
            <w:pPr>
              <w:spacing w:line="360" w:lineRule="auto"/>
            </w:pPr>
          </w:p>
          <w:p w14:paraId="57933CD5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a=100, b=3, c=110</m:t>
                </m:r>
              </m:oMath>
            </m:oMathPara>
          </w:p>
        </w:tc>
        <w:tc>
          <w:tcPr>
            <w:tcW w:w="3449" w:type="dxa"/>
          </w:tcPr>
          <w:p w14:paraId="46919A82" w14:textId="77777777" w:rsidR="00AA15C8" w:rsidRPr="008637A1" w:rsidRDefault="00AA15C8" w:rsidP="009819DF">
            <w:pPr>
              <w:numPr>
                <w:ilvl w:val="0"/>
                <w:numId w:val="47"/>
              </w:numPr>
              <w:spacing w:line="360" w:lineRule="auto"/>
              <w:contextualSpacing/>
            </w:pPr>
            <w:r w:rsidRPr="008637A1">
              <w:t xml:space="preserve"> </w:t>
            </w:r>
          </w:p>
          <w:p w14:paraId="5AE152FA" w14:textId="77777777" w:rsidR="00AA15C8" w:rsidRPr="008637A1" w:rsidRDefault="00AA15C8" w:rsidP="00E510CE">
            <w:pPr>
              <w:spacing w:line="360" w:lineRule="auto"/>
            </w:pPr>
          </w:p>
          <w:p w14:paraId="1139344A" w14:textId="77777777" w:rsidR="00AA15C8" w:rsidRPr="008637A1" w:rsidRDefault="00AA15C8" w:rsidP="00E510CE">
            <w:pPr>
              <w:spacing w:line="360" w:lineRule="auto"/>
            </w:pPr>
          </w:p>
          <w:p w14:paraId="5A97AAD6" w14:textId="77777777" w:rsidR="00AA15C8" w:rsidRPr="008637A1" w:rsidRDefault="00AA15C8" w:rsidP="00E510CE">
            <w:pPr>
              <w:spacing w:line="360" w:lineRule="auto"/>
            </w:pPr>
          </w:p>
          <w:p w14:paraId="0781B72D" w14:textId="77777777" w:rsidR="00AA15C8" w:rsidRPr="008637A1" w:rsidRDefault="00AA15C8" w:rsidP="00E510CE">
            <w:pPr>
              <w:spacing w:line="360" w:lineRule="auto"/>
            </w:pPr>
          </w:p>
          <w:p w14:paraId="165CEE40" w14:textId="77777777" w:rsidR="00AA15C8" w:rsidRDefault="00AA15C8" w:rsidP="00E510CE">
            <w:pPr>
              <w:spacing w:line="360" w:lineRule="auto"/>
            </w:pPr>
          </w:p>
          <w:p w14:paraId="062CC9DF" w14:textId="77777777" w:rsidR="00AA15C8" w:rsidRDefault="00AA15C8" w:rsidP="00E510CE">
            <w:pPr>
              <w:spacing w:line="360" w:lineRule="auto"/>
            </w:pPr>
          </w:p>
          <w:p w14:paraId="7F492176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a=2, b=90</m:t>
                </m:r>
              </m:oMath>
            </m:oMathPara>
          </w:p>
        </w:tc>
        <w:tc>
          <w:tcPr>
            <w:tcW w:w="3449" w:type="dxa"/>
          </w:tcPr>
          <w:p w14:paraId="3395A793" w14:textId="77777777" w:rsidR="00AA15C8" w:rsidRPr="008637A1" w:rsidRDefault="00AA15C8" w:rsidP="009819DF">
            <w:pPr>
              <w:numPr>
                <w:ilvl w:val="0"/>
                <w:numId w:val="47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22F15770" wp14:editId="1FB41D03">
                  <wp:simplePos x="0" y="0"/>
                  <wp:positionH relativeFrom="column">
                    <wp:posOffset>-1879600</wp:posOffset>
                  </wp:positionH>
                  <wp:positionV relativeFrom="paragraph">
                    <wp:posOffset>38735</wp:posOffset>
                  </wp:positionV>
                  <wp:extent cx="1574165" cy="1263015"/>
                  <wp:effectExtent l="0" t="0" r="6985" b="0"/>
                  <wp:wrapNone/>
                  <wp:docPr id="1408954492" name="Picture 1408954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23173" name=""/>
                          <pic:cNvPicPr/>
                        </pic:nvPicPr>
                        <pic:blipFill rotWithShape="1">
                          <a:blip r:embed="rId158"/>
                          <a:srcRect l="40554" r="36550" b="22004"/>
                          <a:stretch/>
                        </pic:blipFill>
                        <pic:spPr bwMode="auto">
                          <a:xfrm>
                            <a:off x="0" y="0"/>
                            <a:ext cx="1574165" cy="1263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5BC9ADD7" wp14:editId="631F0252">
                  <wp:simplePos x="0" y="0"/>
                  <wp:positionH relativeFrom="column">
                    <wp:posOffset>-4034155</wp:posOffset>
                  </wp:positionH>
                  <wp:positionV relativeFrom="paragraph">
                    <wp:posOffset>73025</wp:posOffset>
                  </wp:positionV>
                  <wp:extent cx="1326515" cy="1559560"/>
                  <wp:effectExtent l="0" t="0" r="6985" b="2540"/>
                  <wp:wrapNone/>
                  <wp:docPr id="414623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23173" name=""/>
                          <pic:cNvPicPr/>
                        </pic:nvPicPr>
                        <pic:blipFill rotWithShape="1">
                          <a:blip r:embed="rId158"/>
                          <a:srcRect l="3799" r="76899" b="3704"/>
                          <a:stretch/>
                        </pic:blipFill>
                        <pic:spPr bwMode="auto">
                          <a:xfrm>
                            <a:off x="0" y="0"/>
                            <a:ext cx="1326515" cy="1559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37A8EF3D" wp14:editId="66EEBCC4">
                  <wp:simplePos x="0" y="0"/>
                  <wp:positionH relativeFrom="column">
                    <wp:posOffset>282171</wp:posOffset>
                  </wp:positionH>
                  <wp:positionV relativeFrom="paragraph">
                    <wp:posOffset>38735</wp:posOffset>
                  </wp:positionV>
                  <wp:extent cx="1454727" cy="1560652"/>
                  <wp:effectExtent l="0" t="0" r="0" b="1905"/>
                  <wp:wrapNone/>
                  <wp:docPr id="14218900" name="Picture 14218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23173" name=""/>
                          <pic:cNvPicPr/>
                        </pic:nvPicPr>
                        <pic:blipFill rotWithShape="1">
                          <a:blip r:embed="rId158"/>
                          <a:srcRect l="76798" r="2052" b="3704"/>
                          <a:stretch/>
                        </pic:blipFill>
                        <pic:spPr bwMode="auto">
                          <a:xfrm>
                            <a:off x="0" y="0"/>
                            <a:ext cx="1454727" cy="1560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F4A880C" w14:textId="77777777" w:rsidR="00AA15C8" w:rsidRPr="008637A1" w:rsidRDefault="00AA15C8" w:rsidP="00E510CE">
            <w:pPr>
              <w:spacing w:line="360" w:lineRule="auto"/>
            </w:pPr>
          </w:p>
          <w:p w14:paraId="3951FF70" w14:textId="77777777" w:rsidR="00AA15C8" w:rsidRPr="008637A1" w:rsidRDefault="00AA15C8" w:rsidP="00E510CE">
            <w:pPr>
              <w:spacing w:line="360" w:lineRule="auto"/>
            </w:pPr>
          </w:p>
          <w:p w14:paraId="19C145AE" w14:textId="77777777" w:rsidR="00AA15C8" w:rsidRPr="008637A1" w:rsidRDefault="00AA15C8" w:rsidP="00E510CE">
            <w:pPr>
              <w:spacing w:line="360" w:lineRule="auto"/>
            </w:pPr>
          </w:p>
          <w:p w14:paraId="269ADD75" w14:textId="77777777" w:rsidR="00AA15C8" w:rsidRPr="008637A1" w:rsidRDefault="00AA15C8" w:rsidP="00E510CE">
            <w:pPr>
              <w:spacing w:line="360" w:lineRule="auto"/>
            </w:pPr>
          </w:p>
          <w:p w14:paraId="1E2EA2A7" w14:textId="77777777" w:rsidR="00AA15C8" w:rsidRPr="008637A1" w:rsidRDefault="00AA15C8" w:rsidP="00E510CE">
            <w:pPr>
              <w:spacing w:line="360" w:lineRule="auto"/>
            </w:pPr>
          </w:p>
          <w:p w14:paraId="7E22AFA4" w14:textId="77777777" w:rsidR="00AA15C8" w:rsidRDefault="00AA15C8" w:rsidP="00E510CE">
            <w:pPr>
              <w:spacing w:line="360" w:lineRule="auto"/>
            </w:pPr>
          </w:p>
          <w:p w14:paraId="13B911A7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a=5, b=70</m:t>
                </m:r>
              </m:oMath>
            </m:oMathPara>
          </w:p>
        </w:tc>
      </w:tr>
    </w:tbl>
    <w:p w14:paraId="617FE29B" w14:textId="77777777" w:rsidR="00AA15C8" w:rsidRPr="008637A1" w:rsidRDefault="00AA15C8" w:rsidP="00AA15C8">
      <w:pPr>
        <w:pStyle w:val="Level"/>
      </w:pPr>
      <w:r w:rsidRPr="008637A1">
        <w:lastRenderedPageBreak/>
        <w:t>Development</w:t>
      </w:r>
    </w:p>
    <w:p w14:paraId="02254E39" w14:textId="77777777" w:rsidR="00AA15C8" w:rsidRPr="008637A1" w:rsidRDefault="00AA15C8" w:rsidP="009819DF">
      <w:pPr>
        <w:numPr>
          <w:ilvl w:val="0"/>
          <w:numId w:val="62"/>
        </w:numPr>
      </w:pPr>
      <w:r w:rsidRPr="008637A1">
        <w:t>Find the value represented by the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12DF76A3" w14:textId="77777777" w:rsidTr="00E510CE">
        <w:tc>
          <w:tcPr>
            <w:tcW w:w="3449" w:type="dxa"/>
          </w:tcPr>
          <w:p w14:paraId="6C36821F" w14:textId="77777777" w:rsidR="00AA15C8" w:rsidRPr="008637A1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 w:rsidRPr="008637A1">
              <w:t xml:space="preserve"> </w:t>
            </w:r>
          </w:p>
          <w:p w14:paraId="022ADFEC" w14:textId="77777777" w:rsidR="00AA15C8" w:rsidRPr="008637A1" w:rsidRDefault="00AA15C8" w:rsidP="00E510CE">
            <w:pPr>
              <w:spacing w:after="100" w:line="276" w:lineRule="auto"/>
            </w:pPr>
          </w:p>
          <w:p w14:paraId="41DD0021" w14:textId="77777777" w:rsidR="00AA15C8" w:rsidRPr="008637A1" w:rsidRDefault="00AA15C8" w:rsidP="00E510CE">
            <w:pPr>
              <w:spacing w:after="100" w:line="276" w:lineRule="auto"/>
            </w:pPr>
          </w:p>
          <w:p w14:paraId="565ACFF3" w14:textId="77777777" w:rsidR="00AA15C8" w:rsidRPr="008637A1" w:rsidRDefault="00AA15C8" w:rsidP="00E510CE">
            <w:pPr>
              <w:spacing w:after="100" w:line="276" w:lineRule="auto"/>
            </w:pPr>
          </w:p>
          <w:p w14:paraId="74E88593" w14:textId="77777777" w:rsidR="00AA15C8" w:rsidRPr="008637A1" w:rsidRDefault="00AA15C8" w:rsidP="00E510CE">
            <w:pPr>
              <w:pStyle w:val="Answer"/>
            </w:pPr>
            <w:r>
              <w:t>60</w:t>
            </w:r>
          </w:p>
        </w:tc>
        <w:tc>
          <w:tcPr>
            <w:tcW w:w="3449" w:type="dxa"/>
          </w:tcPr>
          <w:p w14:paraId="1759529D" w14:textId="77777777" w:rsidR="00AA15C8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>
              <w:t xml:space="preserve"> </w:t>
            </w:r>
          </w:p>
          <w:p w14:paraId="58C30E66" w14:textId="77777777" w:rsidR="00AA15C8" w:rsidRDefault="00AA15C8" w:rsidP="00E510CE">
            <w:pPr>
              <w:spacing w:after="100" w:line="276" w:lineRule="auto"/>
            </w:pPr>
          </w:p>
          <w:p w14:paraId="4E0C5631" w14:textId="77777777" w:rsidR="00AA15C8" w:rsidRDefault="00AA15C8" w:rsidP="00E510CE">
            <w:pPr>
              <w:spacing w:after="100" w:line="276" w:lineRule="auto"/>
            </w:pPr>
          </w:p>
          <w:p w14:paraId="4A53684C" w14:textId="77777777" w:rsidR="00AA15C8" w:rsidRDefault="00AA15C8" w:rsidP="00E510CE">
            <w:pPr>
              <w:spacing w:after="100" w:line="276" w:lineRule="auto"/>
            </w:pPr>
          </w:p>
          <w:p w14:paraId="7CD504EC" w14:textId="77777777" w:rsidR="00AA15C8" w:rsidRPr="008637A1" w:rsidRDefault="00AA15C8" w:rsidP="00E510CE">
            <w:pPr>
              <w:pStyle w:val="Answer"/>
            </w:pPr>
            <w:r>
              <w:t>90</w:t>
            </w:r>
          </w:p>
        </w:tc>
        <w:tc>
          <w:tcPr>
            <w:tcW w:w="3449" w:type="dxa"/>
          </w:tcPr>
          <w:p w14:paraId="132ABF5C" w14:textId="77777777" w:rsidR="00AA15C8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27904" behindDoc="0" locked="0" layoutInCell="1" allowOverlap="1" wp14:anchorId="6FCCA196" wp14:editId="185FF766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0</wp:posOffset>
                  </wp:positionV>
                  <wp:extent cx="1515745" cy="697230"/>
                  <wp:effectExtent l="0" t="0" r="8255" b="7620"/>
                  <wp:wrapNone/>
                  <wp:docPr id="522320188" name="Picture 522320188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55672" t="-3068" r="27133" b="719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745" cy="697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34A2B9EE" wp14:editId="61C3A9F0">
                  <wp:simplePos x="0" y="0"/>
                  <wp:positionH relativeFrom="column">
                    <wp:posOffset>-4166235</wp:posOffset>
                  </wp:positionH>
                  <wp:positionV relativeFrom="paragraph">
                    <wp:posOffset>60960</wp:posOffset>
                  </wp:positionV>
                  <wp:extent cx="1797685" cy="697230"/>
                  <wp:effectExtent l="0" t="0" r="0" b="7620"/>
                  <wp:wrapNone/>
                  <wp:docPr id="28" name="Picture 28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4901" t="-3068" r="74713" b="71950"/>
                          <a:stretch/>
                        </pic:blipFill>
                        <pic:spPr bwMode="auto">
                          <a:xfrm>
                            <a:off x="0" y="0"/>
                            <a:ext cx="1797685" cy="697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2A5B4B28" wp14:editId="0B5F17C0">
                  <wp:simplePos x="0" y="0"/>
                  <wp:positionH relativeFrom="column">
                    <wp:posOffset>-2015490</wp:posOffset>
                  </wp:positionH>
                  <wp:positionV relativeFrom="paragraph">
                    <wp:posOffset>20320</wp:posOffset>
                  </wp:positionV>
                  <wp:extent cx="1797685" cy="697230"/>
                  <wp:effectExtent l="0" t="0" r="0" b="7620"/>
                  <wp:wrapNone/>
                  <wp:docPr id="687885882" name="Picture 687885882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29940" t="-3068" r="49674" b="71950"/>
                          <a:stretch/>
                        </pic:blipFill>
                        <pic:spPr bwMode="auto">
                          <a:xfrm>
                            <a:off x="0" y="0"/>
                            <a:ext cx="1797685" cy="697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5A1EC889" wp14:editId="6A001AEA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2540</wp:posOffset>
                  </wp:positionV>
                  <wp:extent cx="1797685" cy="697230"/>
                  <wp:effectExtent l="0" t="0" r="0" b="7620"/>
                  <wp:wrapNone/>
                  <wp:docPr id="589474479" name="Picture 589474479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55671" t="-3068" r="23943" b="71950"/>
                          <a:stretch/>
                        </pic:blipFill>
                        <pic:spPr bwMode="auto">
                          <a:xfrm>
                            <a:off x="0" y="0"/>
                            <a:ext cx="1797685" cy="697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FBD601" w14:textId="77777777" w:rsidR="00AA15C8" w:rsidRDefault="00AA15C8" w:rsidP="00E510CE">
            <w:pPr>
              <w:spacing w:after="100" w:line="276" w:lineRule="auto"/>
            </w:pPr>
          </w:p>
          <w:p w14:paraId="7D4DDD4B" w14:textId="77777777" w:rsidR="00AA15C8" w:rsidRDefault="00AA15C8" w:rsidP="00E510CE">
            <w:pPr>
              <w:spacing w:after="100" w:line="276" w:lineRule="auto"/>
            </w:pPr>
          </w:p>
          <w:p w14:paraId="2F2F8CE5" w14:textId="77777777" w:rsidR="00AA15C8" w:rsidRDefault="00AA15C8" w:rsidP="00E510CE">
            <w:pPr>
              <w:spacing w:after="100" w:line="276" w:lineRule="auto"/>
            </w:pPr>
          </w:p>
          <w:p w14:paraId="4E3CF067" w14:textId="77777777" w:rsidR="00AA15C8" w:rsidRPr="008637A1" w:rsidRDefault="00AA15C8" w:rsidP="00E510CE">
            <w:pPr>
              <w:pStyle w:val="Answer"/>
            </w:pPr>
            <w:ins w:id="20" w:author="Microsoft Word" w:date="2025-09-01T08:15:00Z" w16du:dateUtc="2025-08-31T22:15:00Z">
              <w:r>
                <w:t>65</w:t>
              </w:r>
            </w:ins>
          </w:p>
        </w:tc>
      </w:tr>
      <w:tr w:rsidR="00AA15C8" w:rsidRPr="008637A1" w14:paraId="271A1F67" w14:textId="77777777" w:rsidTr="00E510CE">
        <w:tc>
          <w:tcPr>
            <w:tcW w:w="3449" w:type="dxa"/>
          </w:tcPr>
          <w:p w14:paraId="21D70F2D" w14:textId="77777777" w:rsidR="00AA15C8" w:rsidRPr="008637A1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21157979" wp14:editId="4FE1D11A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1797685" cy="1266190"/>
                  <wp:effectExtent l="0" t="0" r="0" b="0"/>
                  <wp:wrapNone/>
                  <wp:docPr id="1752843604" name="Picture 1752843604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4901" t="38624" r="74713" b="4880"/>
                          <a:stretch/>
                        </pic:blipFill>
                        <pic:spPr bwMode="auto">
                          <a:xfrm>
                            <a:off x="0" y="0"/>
                            <a:ext cx="1797685" cy="126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26E0185" w14:textId="77777777" w:rsidR="00AA15C8" w:rsidRPr="008637A1" w:rsidRDefault="00AA15C8" w:rsidP="00E510CE">
            <w:pPr>
              <w:spacing w:after="100" w:line="276" w:lineRule="auto"/>
            </w:pPr>
          </w:p>
          <w:p w14:paraId="613D32CA" w14:textId="77777777" w:rsidR="00AA15C8" w:rsidRPr="008637A1" w:rsidRDefault="00AA15C8" w:rsidP="00E510CE">
            <w:pPr>
              <w:spacing w:after="100" w:line="276" w:lineRule="auto"/>
            </w:pPr>
          </w:p>
          <w:p w14:paraId="03D269AB" w14:textId="77777777" w:rsidR="00AA15C8" w:rsidRPr="008637A1" w:rsidRDefault="00AA15C8" w:rsidP="00E510CE">
            <w:pPr>
              <w:spacing w:after="100" w:line="276" w:lineRule="auto"/>
            </w:pPr>
          </w:p>
          <w:p w14:paraId="3A2C8962" w14:textId="77777777" w:rsidR="00AA15C8" w:rsidRPr="008637A1" w:rsidRDefault="00AA15C8" w:rsidP="00E510CE">
            <w:pPr>
              <w:spacing w:after="100" w:line="276" w:lineRule="auto"/>
            </w:pPr>
          </w:p>
          <w:p w14:paraId="599F3A49" w14:textId="77777777" w:rsidR="00AA15C8" w:rsidRPr="008637A1" w:rsidRDefault="00AA15C8" w:rsidP="00E510CE">
            <w:pPr>
              <w:pStyle w:val="Answer"/>
            </w:pPr>
            <w:r>
              <w:t>103</w:t>
            </w:r>
          </w:p>
        </w:tc>
        <w:tc>
          <w:tcPr>
            <w:tcW w:w="3449" w:type="dxa"/>
          </w:tcPr>
          <w:p w14:paraId="4C8BD983" w14:textId="77777777" w:rsidR="00AA15C8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251FAA7D" wp14:editId="4ADC414B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139700</wp:posOffset>
                  </wp:positionV>
                  <wp:extent cx="1797685" cy="744220"/>
                  <wp:effectExtent l="0" t="0" r="0" b="0"/>
                  <wp:wrapNone/>
                  <wp:docPr id="349128459" name="Picture 349128459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29940" t="38020" r="49674" b="28748"/>
                          <a:stretch/>
                        </pic:blipFill>
                        <pic:spPr bwMode="auto">
                          <a:xfrm>
                            <a:off x="0" y="0"/>
                            <a:ext cx="1797685" cy="744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244C02" w14:textId="77777777" w:rsidR="00AA15C8" w:rsidRDefault="00AA15C8" w:rsidP="00E510CE">
            <w:pPr>
              <w:spacing w:after="100" w:line="276" w:lineRule="auto"/>
            </w:pPr>
          </w:p>
          <w:p w14:paraId="0784C544" w14:textId="77777777" w:rsidR="00AA15C8" w:rsidRDefault="00AA15C8" w:rsidP="00E510CE">
            <w:pPr>
              <w:spacing w:after="100" w:line="276" w:lineRule="auto"/>
            </w:pPr>
          </w:p>
          <w:p w14:paraId="0B9081B2" w14:textId="77777777" w:rsidR="00AA15C8" w:rsidRDefault="00AA15C8" w:rsidP="00E510CE">
            <w:pPr>
              <w:spacing w:after="100" w:line="276" w:lineRule="auto"/>
            </w:pPr>
          </w:p>
          <w:p w14:paraId="41CC41C9" w14:textId="77777777" w:rsidR="00AA15C8" w:rsidRDefault="00AA15C8" w:rsidP="00E510CE">
            <w:pPr>
              <w:spacing w:after="100" w:line="276" w:lineRule="auto"/>
            </w:pPr>
          </w:p>
          <w:p w14:paraId="540497BB" w14:textId="77777777" w:rsidR="00AA15C8" w:rsidRPr="008637A1" w:rsidRDefault="00AA15C8" w:rsidP="00E510CE">
            <w:pPr>
              <w:pStyle w:val="Answer"/>
            </w:pPr>
            <w:r>
              <w:t>139</w:t>
            </w:r>
          </w:p>
        </w:tc>
        <w:tc>
          <w:tcPr>
            <w:tcW w:w="3449" w:type="dxa"/>
          </w:tcPr>
          <w:p w14:paraId="4F3DC75C" w14:textId="77777777" w:rsidR="00AA15C8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7EC1C9D0" wp14:editId="6B681C28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245745</wp:posOffset>
                  </wp:positionV>
                  <wp:extent cx="1797685" cy="961390"/>
                  <wp:effectExtent l="0" t="0" r="0" b="0"/>
                  <wp:wrapNone/>
                  <wp:docPr id="1791479108" name="Picture 1791479108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55671" t="37416" r="23943" b="19683"/>
                          <a:stretch/>
                        </pic:blipFill>
                        <pic:spPr bwMode="auto">
                          <a:xfrm>
                            <a:off x="0" y="0"/>
                            <a:ext cx="1797685" cy="96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15F9E1" w14:textId="77777777" w:rsidR="00AA15C8" w:rsidRDefault="00AA15C8" w:rsidP="00E510CE">
            <w:pPr>
              <w:spacing w:after="100" w:line="276" w:lineRule="auto"/>
            </w:pPr>
          </w:p>
          <w:p w14:paraId="361FDDF8" w14:textId="77777777" w:rsidR="00AA15C8" w:rsidRDefault="00AA15C8" w:rsidP="00E510CE">
            <w:pPr>
              <w:spacing w:after="100" w:line="276" w:lineRule="auto"/>
            </w:pPr>
          </w:p>
          <w:p w14:paraId="7F933387" w14:textId="77777777" w:rsidR="00AA15C8" w:rsidRDefault="00AA15C8" w:rsidP="00E510CE">
            <w:pPr>
              <w:spacing w:after="100" w:line="276" w:lineRule="auto"/>
            </w:pPr>
          </w:p>
          <w:p w14:paraId="4D2CCA56" w14:textId="77777777" w:rsidR="00AA15C8" w:rsidRDefault="00AA15C8" w:rsidP="00E510CE">
            <w:pPr>
              <w:spacing w:after="100" w:line="276" w:lineRule="auto"/>
            </w:pPr>
          </w:p>
          <w:p w14:paraId="4A5B2EAA" w14:textId="77777777" w:rsidR="00AA15C8" w:rsidRPr="008637A1" w:rsidRDefault="00AA15C8" w:rsidP="00E510CE">
            <w:pPr>
              <w:pStyle w:val="Answer"/>
            </w:pPr>
            <w:r>
              <w:t>135</w:t>
            </w:r>
          </w:p>
        </w:tc>
      </w:tr>
      <w:tr w:rsidR="00AA15C8" w:rsidRPr="008637A1" w14:paraId="74906BE3" w14:textId="77777777" w:rsidTr="00E510CE">
        <w:tc>
          <w:tcPr>
            <w:tcW w:w="3449" w:type="dxa"/>
          </w:tcPr>
          <w:p w14:paraId="30337E9F" w14:textId="77777777" w:rsidR="00AA15C8" w:rsidRPr="008637A1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140D2471" wp14:editId="573BCAE8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131445</wp:posOffset>
                  </wp:positionV>
                  <wp:extent cx="1611630" cy="792480"/>
                  <wp:effectExtent l="0" t="0" r="7620" b="7620"/>
                  <wp:wrapNone/>
                  <wp:docPr id="222780128" name="Picture 222780128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81555" t="606" r="165" b="64047"/>
                          <a:stretch/>
                        </pic:blipFill>
                        <pic:spPr bwMode="auto">
                          <a:xfrm>
                            <a:off x="0" y="0"/>
                            <a:ext cx="1611630" cy="792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28D6930" w14:textId="77777777" w:rsidR="00AA15C8" w:rsidRPr="008637A1" w:rsidRDefault="00AA15C8" w:rsidP="00E510CE">
            <w:pPr>
              <w:spacing w:after="100" w:line="276" w:lineRule="auto"/>
            </w:pPr>
          </w:p>
          <w:p w14:paraId="46091E98" w14:textId="77777777" w:rsidR="00AA15C8" w:rsidRPr="008637A1" w:rsidRDefault="00AA15C8" w:rsidP="00E510CE">
            <w:pPr>
              <w:spacing w:after="100" w:line="276" w:lineRule="auto"/>
            </w:pPr>
          </w:p>
          <w:p w14:paraId="66E783FC" w14:textId="77777777" w:rsidR="00AA15C8" w:rsidRPr="008637A1" w:rsidRDefault="00AA15C8" w:rsidP="00E510CE">
            <w:pPr>
              <w:spacing w:after="100" w:line="276" w:lineRule="auto"/>
            </w:pPr>
          </w:p>
          <w:p w14:paraId="5ABF416C" w14:textId="77777777" w:rsidR="00AA15C8" w:rsidRPr="008637A1" w:rsidRDefault="00AA15C8" w:rsidP="00E510CE">
            <w:pPr>
              <w:spacing w:after="100" w:line="276" w:lineRule="auto"/>
            </w:pPr>
          </w:p>
          <w:p w14:paraId="763DB522" w14:textId="77777777" w:rsidR="00AA15C8" w:rsidRPr="008637A1" w:rsidRDefault="00AA15C8" w:rsidP="00E510CE">
            <w:pPr>
              <w:pStyle w:val="Answer"/>
            </w:pPr>
            <w:r>
              <w:t>49</w:t>
            </w:r>
          </w:p>
        </w:tc>
        <w:tc>
          <w:tcPr>
            <w:tcW w:w="3449" w:type="dxa"/>
          </w:tcPr>
          <w:p w14:paraId="385ABE95" w14:textId="77777777" w:rsidR="00AA15C8" w:rsidRDefault="00AA15C8" w:rsidP="009819DF">
            <w:pPr>
              <w:numPr>
                <w:ilvl w:val="0"/>
                <w:numId w:val="52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2BE4078A" wp14:editId="66020A21">
                  <wp:simplePos x="0" y="0"/>
                  <wp:positionH relativeFrom="column">
                    <wp:posOffset>209990</wp:posOffset>
                  </wp:positionH>
                  <wp:positionV relativeFrom="paragraph">
                    <wp:posOffset>84455</wp:posOffset>
                  </wp:positionV>
                  <wp:extent cx="1570990" cy="1130935"/>
                  <wp:effectExtent l="0" t="0" r="0" b="0"/>
                  <wp:wrapNone/>
                  <wp:docPr id="1348043575" name="Picture 1348043575" descr="A group of black and white im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black and white images&#10;&#10;Description automatically generated with medium confidence"/>
                          <pic:cNvPicPr/>
                        </pic:nvPicPr>
                        <pic:blipFill rotWithShape="1">
                          <a:blip r:embed="rId159"/>
                          <a:srcRect l="80863" t="36857" r="1318" b="12691"/>
                          <a:stretch/>
                        </pic:blipFill>
                        <pic:spPr bwMode="auto">
                          <a:xfrm>
                            <a:off x="0" y="0"/>
                            <a:ext cx="1570990" cy="1130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4E1CE5" w14:textId="77777777" w:rsidR="00AA15C8" w:rsidRDefault="00AA15C8" w:rsidP="00E510CE">
            <w:pPr>
              <w:spacing w:after="100" w:line="276" w:lineRule="auto"/>
            </w:pPr>
          </w:p>
          <w:p w14:paraId="2BB72A99" w14:textId="77777777" w:rsidR="00AA15C8" w:rsidRDefault="00AA15C8" w:rsidP="00E510CE">
            <w:pPr>
              <w:spacing w:after="100" w:line="276" w:lineRule="auto"/>
            </w:pPr>
          </w:p>
          <w:p w14:paraId="2CEA0C45" w14:textId="77777777" w:rsidR="00AA15C8" w:rsidRDefault="00AA15C8" w:rsidP="00E510CE">
            <w:pPr>
              <w:spacing w:after="100" w:line="276" w:lineRule="auto"/>
            </w:pPr>
          </w:p>
          <w:p w14:paraId="29E580FE" w14:textId="77777777" w:rsidR="00AA15C8" w:rsidRDefault="00AA15C8" w:rsidP="00E510CE">
            <w:pPr>
              <w:spacing w:after="100" w:line="276" w:lineRule="auto"/>
            </w:pPr>
          </w:p>
          <w:p w14:paraId="64926684" w14:textId="77777777" w:rsidR="00AA15C8" w:rsidRPr="008637A1" w:rsidRDefault="00AA15C8" w:rsidP="00E510CE">
            <w:pPr>
              <w:pStyle w:val="Answer"/>
            </w:pPr>
            <w:r>
              <w:t>57</w:t>
            </w:r>
          </w:p>
        </w:tc>
        <w:tc>
          <w:tcPr>
            <w:tcW w:w="3449" w:type="dxa"/>
          </w:tcPr>
          <w:p w14:paraId="5F73B26A" w14:textId="77777777" w:rsidR="00AA15C8" w:rsidRPr="008637A1" w:rsidRDefault="00AA15C8" w:rsidP="00E510CE">
            <w:pPr>
              <w:spacing w:after="100" w:line="276" w:lineRule="auto"/>
            </w:pPr>
          </w:p>
        </w:tc>
      </w:tr>
    </w:tbl>
    <w:p w14:paraId="6387EC6F" w14:textId="77777777" w:rsidR="00AA15C8" w:rsidRPr="008637A1" w:rsidRDefault="00AA15C8" w:rsidP="00AA15C8"/>
    <w:p w14:paraId="708639A9" w14:textId="77777777" w:rsidR="00AA15C8" w:rsidRPr="008637A1" w:rsidRDefault="00AA15C8" w:rsidP="009819DF">
      <w:pPr>
        <w:numPr>
          <w:ilvl w:val="0"/>
          <w:numId w:val="62"/>
        </w:numPr>
      </w:pPr>
      <w:r w:rsidRPr="008637A1">
        <w:t>Find the values of the pronumerals.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190ED24B" w14:textId="77777777" w:rsidTr="00E510CE">
        <w:tc>
          <w:tcPr>
            <w:tcW w:w="5173" w:type="dxa"/>
          </w:tcPr>
          <w:p w14:paraId="685EF257" w14:textId="77777777" w:rsidR="00AA15C8" w:rsidRDefault="00AA15C8" w:rsidP="009819DF">
            <w:pPr>
              <w:numPr>
                <w:ilvl w:val="0"/>
                <w:numId w:val="58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774B7B63" wp14:editId="25C97848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78740</wp:posOffset>
                  </wp:positionV>
                  <wp:extent cx="2335530" cy="813435"/>
                  <wp:effectExtent l="0" t="0" r="7620" b="5715"/>
                  <wp:wrapNone/>
                  <wp:docPr id="2040445395" name="Picture 2040445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786" r="78"/>
                          <a:stretch/>
                        </pic:blipFill>
                        <pic:spPr bwMode="auto">
                          <a:xfrm>
                            <a:off x="0" y="0"/>
                            <a:ext cx="2335530" cy="813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83EDD1" w14:textId="77777777" w:rsidR="00AA15C8" w:rsidRDefault="00AA15C8" w:rsidP="00E510CE">
            <w:pPr>
              <w:spacing w:after="100" w:line="276" w:lineRule="auto"/>
            </w:pPr>
          </w:p>
          <w:p w14:paraId="69472837" w14:textId="77777777" w:rsidR="00AA15C8" w:rsidRDefault="00AA15C8" w:rsidP="00E510CE">
            <w:pPr>
              <w:spacing w:after="100" w:line="276" w:lineRule="auto"/>
            </w:pPr>
          </w:p>
          <w:p w14:paraId="69DEB625" w14:textId="77777777" w:rsidR="00AA15C8" w:rsidRDefault="00AA15C8" w:rsidP="00E510CE">
            <w:pPr>
              <w:spacing w:after="100" w:line="276" w:lineRule="auto"/>
            </w:pPr>
          </w:p>
          <w:p w14:paraId="1FFEA66D" w14:textId="77777777" w:rsidR="00AA15C8" w:rsidRDefault="00AA15C8" w:rsidP="00E510CE">
            <w:pPr>
              <w:spacing w:after="100" w:line="276" w:lineRule="auto"/>
            </w:pPr>
          </w:p>
          <w:p w14:paraId="0743562E" w14:textId="77777777" w:rsidR="00AA15C8" w:rsidRDefault="00AA15C8" w:rsidP="00E510CE">
            <w:pPr>
              <w:spacing w:after="100" w:line="276" w:lineRule="auto"/>
            </w:pPr>
          </w:p>
          <w:p w14:paraId="3D4DC720" w14:textId="77777777" w:rsidR="00AA15C8" w:rsidRDefault="00AA15C8" w:rsidP="00E510CE">
            <w:pPr>
              <w:spacing w:after="100" w:line="276" w:lineRule="auto"/>
            </w:pPr>
          </w:p>
          <w:p w14:paraId="6BDCFB1A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e=153, f=153, g=27, </m:t>
                </m:r>
                <m:r>
                  <w:rPr>
                    <w:rFonts w:ascii="Cambria Math" w:hAnsi="Cambria Math"/>
                  </w:rPr>
                  <m:t>h=27</m:t>
                </m:r>
              </m:oMath>
            </m:oMathPara>
          </w:p>
        </w:tc>
        <w:tc>
          <w:tcPr>
            <w:tcW w:w="5174" w:type="dxa"/>
          </w:tcPr>
          <w:p w14:paraId="179A048A" w14:textId="77777777" w:rsidR="00AA15C8" w:rsidRPr="008637A1" w:rsidRDefault="00AA15C8" w:rsidP="009819DF">
            <w:pPr>
              <w:numPr>
                <w:ilvl w:val="0"/>
                <w:numId w:val="58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3D182A9D" wp14:editId="6327954F">
                  <wp:simplePos x="0" y="0"/>
                  <wp:positionH relativeFrom="column">
                    <wp:posOffset>362823</wp:posOffset>
                  </wp:positionH>
                  <wp:positionV relativeFrom="paragraph">
                    <wp:posOffset>41691</wp:posOffset>
                  </wp:positionV>
                  <wp:extent cx="2520340" cy="1808177"/>
                  <wp:effectExtent l="0" t="0" r="0" b="1905"/>
                  <wp:wrapNone/>
                  <wp:docPr id="1486123826" name="Picture 1486123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0810" t="10557" r="1193" b="2367"/>
                          <a:stretch/>
                        </pic:blipFill>
                        <pic:spPr bwMode="auto">
                          <a:xfrm>
                            <a:off x="0" y="0"/>
                            <a:ext cx="2522525" cy="18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AACF1C9" w14:textId="77777777" w:rsidR="00AA15C8" w:rsidRPr="008637A1" w:rsidRDefault="00AA15C8" w:rsidP="00E510CE">
            <w:pPr>
              <w:spacing w:after="100" w:line="276" w:lineRule="auto"/>
            </w:pPr>
          </w:p>
          <w:p w14:paraId="27C462B8" w14:textId="77777777" w:rsidR="00AA15C8" w:rsidRPr="008637A1" w:rsidRDefault="00AA15C8" w:rsidP="00E510CE">
            <w:pPr>
              <w:spacing w:after="100" w:line="276" w:lineRule="auto"/>
            </w:pPr>
          </w:p>
          <w:p w14:paraId="340BF740" w14:textId="77777777" w:rsidR="00AA15C8" w:rsidRPr="008637A1" w:rsidRDefault="00AA15C8" w:rsidP="00E510CE">
            <w:pPr>
              <w:spacing w:after="100" w:line="276" w:lineRule="auto"/>
            </w:pPr>
          </w:p>
          <w:p w14:paraId="4A1913E3" w14:textId="77777777" w:rsidR="00AA15C8" w:rsidRPr="008637A1" w:rsidRDefault="00AA15C8" w:rsidP="00E510CE">
            <w:pPr>
              <w:spacing w:after="100" w:line="276" w:lineRule="auto"/>
            </w:pPr>
          </w:p>
          <w:p w14:paraId="3F1CC9CD" w14:textId="77777777" w:rsidR="00AA15C8" w:rsidRPr="008637A1" w:rsidRDefault="00AA15C8" w:rsidP="00E510CE">
            <w:pPr>
              <w:spacing w:after="100" w:line="276" w:lineRule="auto"/>
            </w:pPr>
          </w:p>
          <w:p w14:paraId="4E768B3F" w14:textId="77777777" w:rsidR="00AA15C8" w:rsidRDefault="00AA15C8" w:rsidP="00E510CE">
            <w:pPr>
              <w:spacing w:after="100" w:line="276" w:lineRule="auto"/>
            </w:pPr>
          </w:p>
          <w:p w14:paraId="34C8DE8F" w14:textId="77777777" w:rsidR="00AA15C8" w:rsidRPr="008E7EE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d=52, e=128</m:t>
                </m:r>
              </m:oMath>
            </m:oMathPara>
          </w:p>
        </w:tc>
      </w:tr>
    </w:tbl>
    <w:p w14:paraId="68A63F84" w14:textId="77777777" w:rsidR="00AA15C8" w:rsidRPr="008637A1" w:rsidRDefault="00AA15C8" w:rsidP="00AA15C8"/>
    <w:p w14:paraId="4CDF949A" w14:textId="77777777" w:rsidR="00AA15C8" w:rsidRPr="008637A1" w:rsidRDefault="00AA15C8" w:rsidP="009819DF">
      <w:pPr>
        <w:numPr>
          <w:ilvl w:val="0"/>
          <w:numId w:val="62"/>
        </w:numPr>
      </w:pPr>
      <w:r w:rsidRPr="008637A1">
        <w:t xml:space="preserve">These two questions involve </w:t>
      </w:r>
      <w:r w:rsidRPr="008E7EE8">
        <w:rPr>
          <w:b/>
          <w:bCs/>
        </w:rPr>
        <w:t>isosceles</w:t>
      </w:r>
      <w:r w:rsidRPr="008637A1">
        <w:t xml:space="preserve"> </w:t>
      </w:r>
      <w:r w:rsidRPr="008E7EE8">
        <w:rPr>
          <w:b/>
          <w:bCs/>
        </w:rPr>
        <w:t>trapeziums</w:t>
      </w:r>
      <w:r w:rsidRPr="008637A1">
        <w:t>. Adjacent angles in isosceles trapeziums are equal. Work out the size of each angle labelled with a letter.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6666840A" w14:textId="77777777" w:rsidTr="00E510CE">
        <w:tc>
          <w:tcPr>
            <w:tcW w:w="5173" w:type="dxa"/>
          </w:tcPr>
          <w:p w14:paraId="3854B622" w14:textId="77777777" w:rsidR="00AA15C8" w:rsidRPr="008637A1" w:rsidRDefault="00AA15C8" w:rsidP="009819DF">
            <w:pPr>
              <w:numPr>
                <w:ilvl w:val="0"/>
                <w:numId w:val="53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0097F476" wp14:editId="6089F08A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55880</wp:posOffset>
                  </wp:positionV>
                  <wp:extent cx="2851796" cy="813471"/>
                  <wp:effectExtent l="0" t="0" r="5715" b="5715"/>
                  <wp:wrapNone/>
                  <wp:docPr id="1000658881" name="Picture 1000658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0998"/>
                          <a:stretch/>
                        </pic:blipFill>
                        <pic:spPr bwMode="auto">
                          <a:xfrm>
                            <a:off x="0" y="0"/>
                            <a:ext cx="2851796" cy="81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4DBF631" w14:textId="77777777" w:rsidR="00AA15C8" w:rsidRPr="008637A1" w:rsidRDefault="00AA15C8" w:rsidP="00E510CE">
            <w:pPr>
              <w:spacing w:after="100" w:line="276" w:lineRule="auto"/>
            </w:pPr>
          </w:p>
          <w:p w14:paraId="2580865A" w14:textId="77777777" w:rsidR="00AA15C8" w:rsidRPr="008637A1" w:rsidRDefault="00AA15C8" w:rsidP="00E510CE">
            <w:pPr>
              <w:spacing w:after="100" w:line="276" w:lineRule="auto"/>
            </w:pPr>
          </w:p>
          <w:p w14:paraId="4EAEE849" w14:textId="77777777" w:rsidR="00AA15C8" w:rsidRDefault="00AA15C8" w:rsidP="00E510CE">
            <w:pPr>
              <w:spacing w:after="100" w:line="276" w:lineRule="auto"/>
            </w:pPr>
          </w:p>
          <w:p w14:paraId="27121E33" w14:textId="77777777" w:rsidR="00AA15C8" w:rsidRPr="00022F11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m=p=40°</m:t>
                </m:r>
              </m:oMath>
            </m:oMathPara>
          </w:p>
          <w:p w14:paraId="7D1D50A8" w14:textId="77777777" w:rsidR="00AA15C8" w:rsidRPr="00022F11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o=n=140°</m:t>
                </m:r>
              </m:oMath>
            </m:oMathPara>
          </w:p>
        </w:tc>
        <w:tc>
          <w:tcPr>
            <w:tcW w:w="5174" w:type="dxa"/>
          </w:tcPr>
          <w:p w14:paraId="68AC3DD5" w14:textId="77777777" w:rsidR="00AA15C8" w:rsidRDefault="00AA15C8" w:rsidP="009819DF">
            <w:pPr>
              <w:numPr>
                <w:ilvl w:val="0"/>
                <w:numId w:val="53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26DDB547" wp14:editId="22802D40">
                  <wp:simplePos x="0" y="0"/>
                  <wp:positionH relativeFrom="column">
                    <wp:posOffset>761365</wp:posOffset>
                  </wp:positionH>
                  <wp:positionV relativeFrom="paragraph">
                    <wp:posOffset>57150</wp:posOffset>
                  </wp:positionV>
                  <wp:extent cx="2085340" cy="964565"/>
                  <wp:effectExtent l="0" t="0" r="0" b="6985"/>
                  <wp:wrapNone/>
                  <wp:docPr id="1000658882" name="Picture 1000658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0966" r="61174" b="33609"/>
                          <a:stretch/>
                        </pic:blipFill>
                        <pic:spPr bwMode="auto">
                          <a:xfrm>
                            <a:off x="0" y="0"/>
                            <a:ext cx="2085340" cy="96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CCF783" w14:textId="77777777" w:rsidR="00AA15C8" w:rsidRDefault="00AA15C8" w:rsidP="00E510CE">
            <w:pPr>
              <w:spacing w:after="100" w:line="276" w:lineRule="auto"/>
            </w:pPr>
          </w:p>
          <w:p w14:paraId="7C401BFA" w14:textId="77777777" w:rsidR="00AA15C8" w:rsidRDefault="00AA15C8" w:rsidP="00E510CE">
            <w:pPr>
              <w:spacing w:after="100" w:line="276" w:lineRule="auto"/>
            </w:pPr>
          </w:p>
          <w:p w14:paraId="427E3949" w14:textId="77777777" w:rsidR="00AA15C8" w:rsidRDefault="00AA15C8" w:rsidP="00E510CE">
            <w:pPr>
              <w:spacing w:after="100" w:line="276" w:lineRule="auto"/>
            </w:pPr>
          </w:p>
          <w:p w14:paraId="7F687BE9" w14:textId="77777777" w:rsidR="00AA15C8" w:rsidRPr="00022F11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a=36, b=65, c=79</m:t>
                </m:r>
              </m:oMath>
            </m:oMathPara>
          </w:p>
        </w:tc>
      </w:tr>
    </w:tbl>
    <w:p w14:paraId="05E47124" w14:textId="77777777" w:rsidR="00AA15C8" w:rsidRPr="008637A1" w:rsidRDefault="00AA15C8" w:rsidP="00AA15C8"/>
    <w:p w14:paraId="27D52F12" w14:textId="77777777" w:rsidR="00AA15C8" w:rsidRPr="008637A1" w:rsidRDefault="00AA15C8" w:rsidP="00AA15C8"/>
    <w:p w14:paraId="387B99D6" w14:textId="77777777" w:rsidR="00AA15C8" w:rsidRPr="008637A1" w:rsidRDefault="00AA15C8" w:rsidP="009819DF">
      <w:pPr>
        <w:numPr>
          <w:ilvl w:val="0"/>
          <w:numId w:val="62"/>
        </w:numPr>
      </w:pPr>
      <w:r w:rsidRPr="008637A1">
        <w:lastRenderedPageBreak/>
        <w:t>Work out the values of the letters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1196CD47" w14:textId="77777777" w:rsidTr="00E510CE">
        <w:tc>
          <w:tcPr>
            <w:tcW w:w="3449" w:type="dxa"/>
          </w:tcPr>
          <w:p w14:paraId="78C9677A" w14:textId="77777777" w:rsidR="00AA15C8" w:rsidRDefault="00AA15C8" w:rsidP="009819DF">
            <w:pPr>
              <w:numPr>
                <w:ilvl w:val="0"/>
                <w:numId w:val="54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8208" behindDoc="0" locked="0" layoutInCell="1" allowOverlap="1" wp14:anchorId="2A54BC87" wp14:editId="0FD15D70">
                  <wp:simplePos x="0" y="0"/>
                  <wp:positionH relativeFrom="column">
                    <wp:posOffset>-55415</wp:posOffset>
                  </wp:positionH>
                  <wp:positionV relativeFrom="paragraph">
                    <wp:posOffset>198461</wp:posOffset>
                  </wp:positionV>
                  <wp:extent cx="2125980" cy="956945"/>
                  <wp:effectExtent l="0" t="0" r="7620" b="0"/>
                  <wp:wrapNone/>
                  <wp:docPr id="1000658883" name="Picture 1000658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66806" b="72309"/>
                          <a:stretch/>
                        </pic:blipFill>
                        <pic:spPr bwMode="auto">
                          <a:xfrm>
                            <a:off x="0" y="0"/>
                            <a:ext cx="2125980" cy="956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93B120" w14:textId="77777777" w:rsidR="00AA15C8" w:rsidRDefault="00AA15C8" w:rsidP="00E510CE">
            <w:pPr>
              <w:spacing w:after="100" w:line="276" w:lineRule="auto"/>
            </w:pPr>
          </w:p>
          <w:p w14:paraId="79FEF190" w14:textId="77777777" w:rsidR="00AA15C8" w:rsidRDefault="00AA15C8" w:rsidP="00E510CE">
            <w:pPr>
              <w:spacing w:after="100" w:line="276" w:lineRule="auto"/>
            </w:pPr>
          </w:p>
          <w:p w14:paraId="44861274" w14:textId="77777777" w:rsidR="00AA15C8" w:rsidRDefault="00AA15C8" w:rsidP="00E510CE">
            <w:pPr>
              <w:spacing w:after="100" w:line="276" w:lineRule="auto"/>
            </w:pPr>
          </w:p>
          <w:p w14:paraId="667ED0C4" w14:textId="77777777" w:rsidR="00AA15C8" w:rsidRDefault="00AA15C8" w:rsidP="00E510CE">
            <w:pPr>
              <w:spacing w:after="100" w:line="276" w:lineRule="auto"/>
            </w:pPr>
          </w:p>
          <w:p w14:paraId="2A1BED3C" w14:textId="77777777" w:rsidR="00AA15C8" w:rsidRDefault="00AA15C8" w:rsidP="00E510CE">
            <w:pPr>
              <w:spacing w:after="100" w:line="276" w:lineRule="auto"/>
            </w:pPr>
          </w:p>
          <w:p w14:paraId="0C68DE35" w14:textId="77777777" w:rsidR="00AA15C8" w:rsidRDefault="00AA15C8" w:rsidP="00E510CE">
            <w:pPr>
              <w:spacing w:after="100" w:line="276" w:lineRule="auto"/>
            </w:pPr>
          </w:p>
          <w:p w14:paraId="2E214EB4" w14:textId="77777777" w:rsidR="00AA15C8" w:rsidRPr="008400DA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a=112°</m:t>
                </m:r>
              </m:oMath>
            </m:oMathPara>
          </w:p>
          <w:p w14:paraId="4ED512C0" w14:textId="77777777" w:rsidR="00AA15C8" w:rsidRPr="008400DA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b=132°</m:t>
                </m:r>
              </m:oMath>
            </m:oMathPara>
          </w:p>
        </w:tc>
        <w:tc>
          <w:tcPr>
            <w:tcW w:w="3449" w:type="dxa"/>
          </w:tcPr>
          <w:p w14:paraId="5F3D34E7" w14:textId="77777777" w:rsidR="00AA15C8" w:rsidRDefault="00AA15C8" w:rsidP="009819DF">
            <w:pPr>
              <w:numPr>
                <w:ilvl w:val="0"/>
                <w:numId w:val="54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6DFA55B8" wp14:editId="37B77159">
                  <wp:simplePos x="0" y="0"/>
                  <wp:positionH relativeFrom="column">
                    <wp:posOffset>562610</wp:posOffset>
                  </wp:positionH>
                  <wp:positionV relativeFrom="paragraph">
                    <wp:posOffset>53340</wp:posOffset>
                  </wp:positionV>
                  <wp:extent cx="922020" cy="1516380"/>
                  <wp:effectExtent l="0" t="0" r="0" b="7620"/>
                  <wp:wrapNone/>
                  <wp:docPr id="866769254" name="Picture 866769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0689" r="44915" b="56121"/>
                          <a:stretch/>
                        </pic:blipFill>
                        <pic:spPr bwMode="auto">
                          <a:xfrm>
                            <a:off x="0" y="0"/>
                            <a:ext cx="922020" cy="1516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236400" w14:textId="77777777" w:rsidR="00AA15C8" w:rsidRDefault="00AA15C8" w:rsidP="00E510CE">
            <w:pPr>
              <w:spacing w:after="100" w:line="276" w:lineRule="auto"/>
            </w:pPr>
          </w:p>
          <w:p w14:paraId="4AC024EC" w14:textId="77777777" w:rsidR="00AA15C8" w:rsidRDefault="00AA15C8" w:rsidP="00E510CE">
            <w:pPr>
              <w:spacing w:after="100" w:line="276" w:lineRule="auto"/>
            </w:pPr>
          </w:p>
          <w:p w14:paraId="4855522B" w14:textId="77777777" w:rsidR="00AA15C8" w:rsidRDefault="00AA15C8" w:rsidP="00E510CE">
            <w:pPr>
              <w:spacing w:after="100" w:line="276" w:lineRule="auto"/>
            </w:pPr>
          </w:p>
          <w:p w14:paraId="0C3E0CB2" w14:textId="77777777" w:rsidR="00AA15C8" w:rsidRDefault="00AA15C8" w:rsidP="00E510CE">
            <w:pPr>
              <w:spacing w:after="100" w:line="276" w:lineRule="auto"/>
            </w:pPr>
          </w:p>
          <w:p w14:paraId="4379D0AC" w14:textId="77777777" w:rsidR="00AA15C8" w:rsidRDefault="00AA15C8" w:rsidP="00E510CE">
            <w:pPr>
              <w:spacing w:after="100" w:line="276" w:lineRule="auto"/>
            </w:pPr>
          </w:p>
          <w:p w14:paraId="33471F51" w14:textId="77777777" w:rsidR="00AA15C8" w:rsidRDefault="00AA15C8" w:rsidP="00E510CE">
            <w:pPr>
              <w:spacing w:after="100" w:line="276" w:lineRule="auto"/>
            </w:pPr>
          </w:p>
          <w:p w14:paraId="4A892F2E" w14:textId="77777777" w:rsidR="00AA15C8" w:rsidRPr="008400DA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x=125°</m:t>
                </m:r>
              </m:oMath>
            </m:oMathPara>
          </w:p>
          <w:p w14:paraId="0BE3DFDD" w14:textId="77777777" w:rsidR="00AA15C8" w:rsidRPr="008400DA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y=64°</m:t>
                </m:r>
              </m:oMath>
            </m:oMathPara>
          </w:p>
        </w:tc>
        <w:tc>
          <w:tcPr>
            <w:tcW w:w="3449" w:type="dxa"/>
          </w:tcPr>
          <w:p w14:paraId="400FE732" w14:textId="77777777" w:rsidR="00AA15C8" w:rsidRPr="008637A1" w:rsidRDefault="00AA15C8" w:rsidP="009819DF">
            <w:pPr>
              <w:numPr>
                <w:ilvl w:val="0"/>
                <w:numId w:val="54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138446C4" wp14:editId="549B821A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53340</wp:posOffset>
                  </wp:positionV>
                  <wp:extent cx="1828800" cy="1409700"/>
                  <wp:effectExtent l="0" t="0" r="0" b="0"/>
                  <wp:wrapNone/>
                  <wp:docPr id="1901363980" name="Picture 1901363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434" r="1012" b="59208"/>
                          <a:stretch/>
                        </pic:blipFill>
                        <pic:spPr bwMode="auto">
                          <a:xfrm>
                            <a:off x="0" y="0"/>
                            <a:ext cx="1828800" cy="140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D252EB3" w14:textId="77777777" w:rsidR="00AA15C8" w:rsidRPr="008637A1" w:rsidRDefault="00AA15C8" w:rsidP="00E510CE">
            <w:pPr>
              <w:spacing w:after="100" w:line="276" w:lineRule="auto"/>
            </w:pPr>
          </w:p>
          <w:p w14:paraId="567D5215" w14:textId="77777777" w:rsidR="00AA15C8" w:rsidRPr="008637A1" w:rsidRDefault="00AA15C8" w:rsidP="00E510CE">
            <w:pPr>
              <w:spacing w:after="100" w:line="276" w:lineRule="auto"/>
            </w:pPr>
          </w:p>
          <w:p w14:paraId="20C2CD4B" w14:textId="77777777" w:rsidR="00AA15C8" w:rsidRPr="008637A1" w:rsidRDefault="00AA15C8" w:rsidP="00E510CE">
            <w:pPr>
              <w:spacing w:after="100" w:line="276" w:lineRule="auto"/>
            </w:pPr>
          </w:p>
          <w:p w14:paraId="6C4A6BAB" w14:textId="77777777" w:rsidR="00AA15C8" w:rsidRPr="008637A1" w:rsidRDefault="00AA15C8" w:rsidP="00E510CE">
            <w:pPr>
              <w:spacing w:after="100" w:line="276" w:lineRule="auto"/>
            </w:pPr>
          </w:p>
          <w:p w14:paraId="7E116C83" w14:textId="77777777" w:rsidR="00AA15C8" w:rsidRPr="008637A1" w:rsidRDefault="00AA15C8" w:rsidP="00E510CE">
            <w:pPr>
              <w:spacing w:after="100" w:line="276" w:lineRule="auto"/>
            </w:pPr>
          </w:p>
          <w:p w14:paraId="7D7CE548" w14:textId="77777777" w:rsidR="00AA15C8" w:rsidRPr="008637A1" w:rsidRDefault="00AA15C8" w:rsidP="00E510CE">
            <w:pPr>
              <w:spacing w:after="100" w:line="276" w:lineRule="auto"/>
            </w:pPr>
          </w:p>
          <w:p w14:paraId="3B74F990" w14:textId="77777777" w:rsidR="00AA15C8" w:rsidRPr="00974420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p=112°, q=68°, r=112°, s=68°</m:t>
                </m:r>
              </m:oMath>
            </m:oMathPara>
          </w:p>
        </w:tc>
      </w:tr>
      <w:tr w:rsidR="00AA15C8" w:rsidRPr="008637A1" w14:paraId="1BCD24D4" w14:textId="77777777" w:rsidTr="00E510CE">
        <w:tc>
          <w:tcPr>
            <w:tcW w:w="3449" w:type="dxa"/>
          </w:tcPr>
          <w:p w14:paraId="614DC69A" w14:textId="77777777" w:rsidR="00AA15C8" w:rsidRDefault="00AA15C8" w:rsidP="009819DF">
            <w:pPr>
              <w:numPr>
                <w:ilvl w:val="0"/>
                <w:numId w:val="54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6CDB026C" wp14:editId="28F8E76A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52705</wp:posOffset>
                  </wp:positionV>
                  <wp:extent cx="1203960" cy="1760220"/>
                  <wp:effectExtent l="0" t="0" r="0" b="0"/>
                  <wp:wrapNone/>
                  <wp:docPr id="1102734911" name="Picture 1102734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20" t="48510" r="74183" b="555"/>
                          <a:stretch/>
                        </pic:blipFill>
                        <pic:spPr bwMode="auto">
                          <a:xfrm>
                            <a:off x="0" y="0"/>
                            <a:ext cx="1203960" cy="176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C8E96B" w14:textId="77777777" w:rsidR="00AA15C8" w:rsidRDefault="00AA15C8" w:rsidP="00E510CE">
            <w:pPr>
              <w:spacing w:after="100" w:line="276" w:lineRule="auto"/>
            </w:pPr>
          </w:p>
          <w:p w14:paraId="59AFA827" w14:textId="77777777" w:rsidR="00AA15C8" w:rsidRDefault="00AA15C8" w:rsidP="00E510CE">
            <w:pPr>
              <w:spacing w:after="100" w:line="276" w:lineRule="auto"/>
            </w:pPr>
          </w:p>
          <w:p w14:paraId="42D2CACB" w14:textId="77777777" w:rsidR="00AA15C8" w:rsidRDefault="00AA15C8" w:rsidP="00E510CE">
            <w:pPr>
              <w:spacing w:after="100" w:line="276" w:lineRule="auto"/>
            </w:pPr>
          </w:p>
          <w:p w14:paraId="2BBA936E" w14:textId="77777777" w:rsidR="00AA15C8" w:rsidRDefault="00AA15C8" w:rsidP="00E510CE">
            <w:pPr>
              <w:spacing w:after="100" w:line="276" w:lineRule="auto"/>
            </w:pPr>
          </w:p>
          <w:p w14:paraId="2FB6B9F4" w14:textId="77777777" w:rsidR="00AA15C8" w:rsidRDefault="00AA15C8" w:rsidP="00E510CE">
            <w:pPr>
              <w:spacing w:after="100" w:line="276" w:lineRule="auto"/>
            </w:pPr>
          </w:p>
          <w:p w14:paraId="10089B10" w14:textId="77777777" w:rsidR="00AA15C8" w:rsidRDefault="00AA15C8" w:rsidP="00E510CE">
            <w:pPr>
              <w:spacing w:after="100" w:line="276" w:lineRule="auto"/>
            </w:pPr>
          </w:p>
          <w:p w14:paraId="35316AFD" w14:textId="77777777" w:rsidR="00AA15C8" w:rsidRPr="00974420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l=75°, m=75°, n=105°</m:t>
                </m:r>
              </m:oMath>
            </m:oMathPara>
          </w:p>
        </w:tc>
        <w:tc>
          <w:tcPr>
            <w:tcW w:w="3449" w:type="dxa"/>
          </w:tcPr>
          <w:p w14:paraId="43E22BE6" w14:textId="77777777" w:rsidR="00AA15C8" w:rsidRDefault="00AA15C8" w:rsidP="009819DF">
            <w:pPr>
              <w:numPr>
                <w:ilvl w:val="0"/>
                <w:numId w:val="54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6FD2A2D9" wp14:editId="7EBE5AC3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174625</wp:posOffset>
                  </wp:positionV>
                  <wp:extent cx="1943100" cy="1379220"/>
                  <wp:effectExtent l="0" t="0" r="0" b="0"/>
                  <wp:wrapNone/>
                  <wp:docPr id="747539616" name="Picture 747539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3073" t="48950" r="36588" b="11139"/>
                          <a:stretch/>
                        </pic:blipFill>
                        <pic:spPr bwMode="auto">
                          <a:xfrm>
                            <a:off x="0" y="0"/>
                            <a:ext cx="1943100" cy="137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BAF50A" w14:textId="77777777" w:rsidR="00AA15C8" w:rsidRDefault="00AA15C8" w:rsidP="00E510CE">
            <w:pPr>
              <w:spacing w:after="100" w:line="276" w:lineRule="auto"/>
            </w:pPr>
          </w:p>
          <w:p w14:paraId="5D575C58" w14:textId="77777777" w:rsidR="00AA15C8" w:rsidRDefault="00AA15C8" w:rsidP="00E510CE">
            <w:pPr>
              <w:spacing w:after="100" w:line="276" w:lineRule="auto"/>
            </w:pPr>
          </w:p>
          <w:p w14:paraId="7B7E8264" w14:textId="77777777" w:rsidR="00AA15C8" w:rsidRDefault="00AA15C8" w:rsidP="00E510CE">
            <w:pPr>
              <w:spacing w:after="100" w:line="276" w:lineRule="auto"/>
            </w:pPr>
          </w:p>
          <w:p w14:paraId="3F5D4225" w14:textId="77777777" w:rsidR="00AA15C8" w:rsidRDefault="00AA15C8" w:rsidP="00E510CE">
            <w:pPr>
              <w:spacing w:after="100" w:line="276" w:lineRule="auto"/>
            </w:pPr>
          </w:p>
          <w:p w14:paraId="77BF5D2E" w14:textId="77777777" w:rsidR="00AA15C8" w:rsidRDefault="00AA15C8" w:rsidP="00E510CE">
            <w:pPr>
              <w:spacing w:after="100" w:line="276" w:lineRule="auto"/>
            </w:pPr>
          </w:p>
          <w:p w14:paraId="0366A274" w14:textId="77777777" w:rsidR="00AA15C8" w:rsidRDefault="00AA15C8" w:rsidP="00E510CE">
            <w:pPr>
              <w:spacing w:after="100" w:line="276" w:lineRule="auto"/>
            </w:pPr>
          </w:p>
          <w:p w14:paraId="1372EF9F" w14:textId="77777777" w:rsidR="00AA15C8" w:rsidRPr="00974420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g=115°, </m:t>
                </m:r>
                <m:r>
                  <w:rPr>
                    <w:rFonts w:ascii="Cambria Math" w:hAnsi="Cambria Math"/>
                  </w:rPr>
                  <m:t>h=65°</m:t>
                </m:r>
              </m:oMath>
            </m:oMathPara>
          </w:p>
        </w:tc>
        <w:tc>
          <w:tcPr>
            <w:tcW w:w="3449" w:type="dxa"/>
          </w:tcPr>
          <w:p w14:paraId="3B5F5212" w14:textId="77777777" w:rsidR="00AA15C8" w:rsidRPr="008637A1" w:rsidRDefault="00AA15C8" w:rsidP="009819DF">
            <w:pPr>
              <w:numPr>
                <w:ilvl w:val="0"/>
                <w:numId w:val="54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67ACD576" wp14:editId="6C85FBFC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175260</wp:posOffset>
                  </wp:positionV>
                  <wp:extent cx="1828800" cy="1409700"/>
                  <wp:effectExtent l="0" t="0" r="0" b="0"/>
                  <wp:wrapNone/>
                  <wp:docPr id="33758396" name="Picture 33758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434" t="49065" r="1012" b="10143"/>
                          <a:stretch/>
                        </pic:blipFill>
                        <pic:spPr bwMode="auto">
                          <a:xfrm>
                            <a:off x="0" y="0"/>
                            <a:ext cx="1828800" cy="140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2DC55ED" w14:textId="77777777" w:rsidR="00AA15C8" w:rsidRPr="008637A1" w:rsidRDefault="00AA15C8" w:rsidP="00E510CE">
            <w:pPr>
              <w:spacing w:after="100" w:line="276" w:lineRule="auto"/>
            </w:pPr>
          </w:p>
          <w:p w14:paraId="69D959AF" w14:textId="77777777" w:rsidR="00AA15C8" w:rsidRPr="008637A1" w:rsidRDefault="00AA15C8" w:rsidP="00E510CE">
            <w:pPr>
              <w:spacing w:after="100" w:line="276" w:lineRule="auto"/>
            </w:pPr>
          </w:p>
          <w:p w14:paraId="525280B0" w14:textId="77777777" w:rsidR="00AA15C8" w:rsidRPr="008637A1" w:rsidRDefault="00AA15C8" w:rsidP="00E510CE">
            <w:pPr>
              <w:spacing w:after="100" w:line="276" w:lineRule="auto"/>
            </w:pPr>
          </w:p>
          <w:p w14:paraId="421FD247" w14:textId="77777777" w:rsidR="00AA15C8" w:rsidRPr="008637A1" w:rsidRDefault="00AA15C8" w:rsidP="00E510CE">
            <w:pPr>
              <w:spacing w:after="100" w:line="276" w:lineRule="auto"/>
            </w:pPr>
          </w:p>
          <w:p w14:paraId="59D2CEAD" w14:textId="77777777" w:rsidR="00AA15C8" w:rsidRDefault="00AA15C8" w:rsidP="00E510CE">
            <w:pPr>
              <w:spacing w:after="100" w:line="276" w:lineRule="auto"/>
            </w:pPr>
          </w:p>
          <w:p w14:paraId="074F975F" w14:textId="77777777" w:rsidR="00AA15C8" w:rsidRPr="008637A1" w:rsidRDefault="00AA15C8" w:rsidP="00E510CE">
            <w:pPr>
              <w:spacing w:after="100" w:line="276" w:lineRule="auto"/>
            </w:pPr>
          </w:p>
          <w:p w14:paraId="136EC6CB" w14:textId="77777777" w:rsidR="00AA15C8" w:rsidRPr="00974420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e=90°, f=57°</m:t>
                </m:r>
              </m:oMath>
            </m:oMathPara>
          </w:p>
        </w:tc>
      </w:tr>
    </w:tbl>
    <w:p w14:paraId="280A8CA5" w14:textId="77777777" w:rsidR="00AA15C8" w:rsidRPr="008637A1" w:rsidRDefault="00AA15C8" w:rsidP="00AA15C8"/>
    <w:p w14:paraId="37C24F30" w14:textId="77777777" w:rsidR="00AA15C8" w:rsidRPr="008637A1" w:rsidRDefault="00AA15C8" w:rsidP="009819DF">
      <w:pPr>
        <w:numPr>
          <w:ilvl w:val="0"/>
          <w:numId w:val="62"/>
        </w:numPr>
        <w:contextualSpacing/>
      </w:pPr>
      <w:r w:rsidRPr="008637A1">
        <w:t>Determine the value of these pronumerals using your angle relationships knowledge.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441202D3" w14:textId="77777777" w:rsidTr="00E510CE">
        <w:tc>
          <w:tcPr>
            <w:tcW w:w="3449" w:type="dxa"/>
          </w:tcPr>
          <w:p w14:paraId="3464B596" w14:textId="77777777" w:rsidR="00AA15C8" w:rsidRPr="008637A1" w:rsidRDefault="00AA15C8" w:rsidP="009819DF">
            <w:pPr>
              <w:numPr>
                <w:ilvl w:val="0"/>
                <w:numId w:val="49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6B20F6DE" wp14:editId="6AAB9A75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74930</wp:posOffset>
                  </wp:positionV>
                  <wp:extent cx="1920875" cy="1156970"/>
                  <wp:effectExtent l="0" t="0" r="3175" b="5080"/>
                  <wp:wrapNone/>
                  <wp:docPr id="1000658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8920" name=""/>
                          <pic:cNvPicPr/>
                        </pic:nvPicPr>
                        <pic:blipFill rotWithShape="1">
                          <a:blip r:embed="rId16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7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250" r="65466" b="15698"/>
                          <a:stretch/>
                        </pic:blipFill>
                        <pic:spPr bwMode="auto">
                          <a:xfrm>
                            <a:off x="0" y="0"/>
                            <a:ext cx="1920875" cy="115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970A78" w14:textId="77777777" w:rsidR="00AA15C8" w:rsidRPr="008637A1" w:rsidRDefault="00AA15C8" w:rsidP="00E510CE">
            <w:pPr>
              <w:spacing w:line="360" w:lineRule="auto"/>
            </w:pPr>
          </w:p>
          <w:p w14:paraId="3B79624E" w14:textId="77777777" w:rsidR="00AA15C8" w:rsidRPr="008637A1" w:rsidRDefault="00AA15C8" w:rsidP="00E510CE">
            <w:pPr>
              <w:spacing w:line="360" w:lineRule="auto"/>
            </w:pPr>
          </w:p>
          <w:p w14:paraId="3ABD1377" w14:textId="77777777" w:rsidR="00AA15C8" w:rsidRPr="008637A1" w:rsidRDefault="00AA15C8" w:rsidP="00E510CE">
            <w:pPr>
              <w:spacing w:line="360" w:lineRule="auto"/>
            </w:pPr>
          </w:p>
          <w:p w14:paraId="02A0A0DD" w14:textId="77777777" w:rsidR="00AA15C8" w:rsidRPr="008637A1" w:rsidRDefault="00AA15C8" w:rsidP="00E510CE">
            <w:pPr>
              <w:spacing w:line="360" w:lineRule="auto"/>
            </w:pPr>
          </w:p>
          <w:p w14:paraId="6747EF96" w14:textId="77777777" w:rsidR="00AA15C8" w:rsidRDefault="00AA15C8" w:rsidP="00E510CE">
            <w:pPr>
              <w:spacing w:line="360" w:lineRule="auto"/>
            </w:pPr>
          </w:p>
          <w:p w14:paraId="4DBF3B44" w14:textId="77777777" w:rsidR="00AA15C8" w:rsidRDefault="00AA15C8" w:rsidP="00E510CE">
            <w:pPr>
              <w:spacing w:line="360" w:lineRule="auto"/>
            </w:pPr>
          </w:p>
          <w:p w14:paraId="3C516E27" w14:textId="77777777" w:rsidR="00AA15C8" w:rsidRDefault="00AA15C8" w:rsidP="00E510CE">
            <w:pPr>
              <w:spacing w:line="360" w:lineRule="auto"/>
            </w:pPr>
          </w:p>
          <w:p w14:paraId="1AFBAED4" w14:textId="77777777" w:rsidR="00AA15C8" w:rsidRPr="00974420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a=80°, b=105°, c=128°</m:t>
                </m:r>
              </m:oMath>
            </m:oMathPara>
          </w:p>
        </w:tc>
        <w:tc>
          <w:tcPr>
            <w:tcW w:w="3449" w:type="dxa"/>
          </w:tcPr>
          <w:p w14:paraId="446EBAA1" w14:textId="77777777" w:rsidR="00AA15C8" w:rsidRPr="008637A1" w:rsidRDefault="00AA15C8" w:rsidP="009819DF">
            <w:pPr>
              <w:numPr>
                <w:ilvl w:val="0"/>
                <w:numId w:val="49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2912" behindDoc="0" locked="0" layoutInCell="1" allowOverlap="1" wp14:anchorId="5451656D" wp14:editId="51ACE827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122324</wp:posOffset>
                  </wp:positionV>
                  <wp:extent cx="1672590" cy="1109980"/>
                  <wp:effectExtent l="0" t="0" r="3810" b="0"/>
                  <wp:wrapNone/>
                  <wp:docPr id="1283991613" name="Picture 1283991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8920" name=""/>
                          <pic:cNvPicPr/>
                        </pic:nvPicPr>
                        <pic:blipFill rotWithShape="1">
                          <a:blip r:embed="rId16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7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9542" t="15693" r="33212" b="3372"/>
                          <a:stretch/>
                        </pic:blipFill>
                        <pic:spPr bwMode="auto">
                          <a:xfrm>
                            <a:off x="0" y="0"/>
                            <a:ext cx="1672590" cy="1109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6FA947E" w14:textId="77777777" w:rsidR="00AA15C8" w:rsidRPr="008637A1" w:rsidRDefault="00AA15C8" w:rsidP="00E510CE">
            <w:pPr>
              <w:spacing w:line="360" w:lineRule="auto"/>
            </w:pPr>
          </w:p>
          <w:p w14:paraId="361F9618" w14:textId="77777777" w:rsidR="00AA15C8" w:rsidRPr="008637A1" w:rsidRDefault="00AA15C8" w:rsidP="00E510CE">
            <w:pPr>
              <w:spacing w:line="360" w:lineRule="auto"/>
            </w:pPr>
          </w:p>
          <w:p w14:paraId="74CDD4E8" w14:textId="77777777" w:rsidR="00AA15C8" w:rsidRPr="008637A1" w:rsidRDefault="00AA15C8" w:rsidP="00E510CE">
            <w:pPr>
              <w:spacing w:line="360" w:lineRule="auto"/>
            </w:pPr>
          </w:p>
          <w:p w14:paraId="176DBF58" w14:textId="77777777" w:rsidR="00AA15C8" w:rsidRPr="008637A1" w:rsidRDefault="00AA15C8" w:rsidP="00E510CE">
            <w:pPr>
              <w:spacing w:line="360" w:lineRule="auto"/>
            </w:pPr>
          </w:p>
          <w:p w14:paraId="68525E92" w14:textId="77777777" w:rsidR="00AA15C8" w:rsidRDefault="00AA15C8" w:rsidP="00E510CE">
            <w:pPr>
              <w:spacing w:line="360" w:lineRule="auto"/>
            </w:pPr>
          </w:p>
          <w:p w14:paraId="3B02EB72" w14:textId="77777777" w:rsidR="00AA15C8" w:rsidRDefault="00AA15C8" w:rsidP="00E510CE">
            <w:pPr>
              <w:spacing w:line="360" w:lineRule="auto"/>
            </w:pPr>
          </w:p>
          <w:p w14:paraId="7A0F372C" w14:textId="77777777" w:rsidR="00AA15C8" w:rsidRDefault="00AA15C8" w:rsidP="00E510CE">
            <w:pPr>
              <w:spacing w:line="360" w:lineRule="auto"/>
            </w:pPr>
          </w:p>
          <w:p w14:paraId="34C48D1E" w14:textId="77777777" w:rsidR="00AA15C8" w:rsidRPr="00974420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d=117, e=67, f=63, g=50</m:t>
                </m:r>
              </m:oMath>
            </m:oMathPara>
          </w:p>
        </w:tc>
        <w:tc>
          <w:tcPr>
            <w:tcW w:w="3449" w:type="dxa"/>
          </w:tcPr>
          <w:p w14:paraId="736694BB" w14:textId="77777777" w:rsidR="00AA15C8" w:rsidRPr="008637A1" w:rsidRDefault="00AA15C8" w:rsidP="009819DF">
            <w:pPr>
              <w:numPr>
                <w:ilvl w:val="0"/>
                <w:numId w:val="49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71530D09" wp14:editId="1A280F8D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121920</wp:posOffset>
                  </wp:positionV>
                  <wp:extent cx="1273810" cy="1113790"/>
                  <wp:effectExtent l="0" t="0" r="2540" b="0"/>
                  <wp:wrapNone/>
                  <wp:docPr id="1904099566" name="Picture 1904099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099566" name="Picture 1904099566"/>
                          <pic:cNvPicPr/>
                        </pic:nvPicPr>
                        <pic:blipFill rotWithShape="1"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2" b="366"/>
                          <a:stretch/>
                        </pic:blipFill>
                        <pic:spPr bwMode="auto">
                          <a:xfrm>
                            <a:off x="0" y="0"/>
                            <a:ext cx="1273810" cy="1113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164CC29" w14:textId="77777777" w:rsidR="00AA15C8" w:rsidRPr="008637A1" w:rsidRDefault="00AA15C8" w:rsidP="00E510CE">
            <w:pPr>
              <w:spacing w:line="360" w:lineRule="auto"/>
            </w:pPr>
          </w:p>
          <w:p w14:paraId="52F90F0B" w14:textId="77777777" w:rsidR="00AA15C8" w:rsidRPr="008637A1" w:rsidRDefault="00AA15C8" w:rsidP="00E510CE">
            <w:pPr>
              <w:spacing w:line="360" w:lineRule="auto"/>
            </w:pPr>
          </w:p>
          <w:p w14:paraId="37C30425" w14:textId="77777777" w:rsidR="00AA15C8" w:rsidRPr="008637A1" w:rsidRDefault="00AA15C8" w:rsidP="00E510CE">
            <w:pPr>
              <w:spacing w:line="360" w:lineRule="auto"/>
            </w:pPr>
          </w:p>
          <w:p w14:paraId="4F82CF8A" w14:textId="77777777" w:rsidR="00AA15C8" w:rsidRPr="008637A1" w:rsidRDefault="00AA15C8" w:rsidP="00E510CE">
            <w:pPr>
              <w:spacing w:line="360" w:lineRule="auto"/>
            </w:pPr>
          </w:p>
          <w:p w14:paraId="6860C1A3" w14:textId="77777777" w:rsidR="00AA15C8" w:rsidRDefault="00AA15C8" w:rsidP="00E510CE">
            <w:pPr>
              <w:spacing w:line="360" w:lineRule="auto"/>
            </w:pPr>
          </w:p>
          <w:p w14:paraId="62F1889E" w14:textId="77777777" w:rsidR="00AA15C8" w:rsidRPr="008637A1" w:rsidRDefault="00AA15C8" w:rsidP="00E510CE">
            <w:pPr>
              <w:spacing w:line="360" w:lineRule="auto"/>
            </w:pPr>
          </w:p>
          <w:p w14:paraId="6712FFA5" w14:textId="77777777" w:rsidR="00AA15C8" w:rsidRPr="008637A1" w:rsidRDefault="00AA15C8" w:rsidP="00E510CE">
            <w:pPr>
              <w:spacing w:line="360" w:lineRule="auto"/>
            </w:pPr>
          </w:p>
          <w:p w14:paraId="5EE64C82" w14:textId="77777777" w:rsidR="00AA15C8" w:rsidRPr="00974420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h=i=76,j=81</m:t>
                </m:r>
              </m:oMath>
            </m:oMathPara>
          </w:p>
        </w:tc>
      </w:tr>
      <w:tr w:rsidR="00AA15C8" w:rsidRPr="008637A1" w14:paraId="101724FE" w14:textId="77777777" w:rsidTr="00E510CE">
        <w:tc>
          <w:tcPr>
            <w:tcW w:w="3449" w:type="dxa"/>
          </w:tcPr>
          <w:p w14:paraId="02032C34" w14:textId="77777777" w:rsidR="00AA15C8" w:rsidRPr="008637A1" w:rsidRDefault="00AA15C8" w:rsidP="009819DF">
            <w:pPr>
              <w:numPr>
                <w:ilvl w:val="0"/>
                <w:numId w:val="49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0DE962AD" wp14:editId="4D7B4124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125095</wp:posOffset>
                  </wp:positionV>
                  <wp:extent cx="1254125" cy="998855"/>
                  <wp:effectExtent l="0" t="0" r="3175" b="0"/>
                  <wp:wrapNone/>
                  <wp:docPr id="1900325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325317" name="Picture 1"/>
                          <pic:cNvPicPr/>
                        </pic:nvPicPr>
                        <pic:blipFill rotWithShape="1"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4" t="6112" r="77729" b="7204"/>
                          <a:stretch/>
                        </pic:blipFill>
                        <pic:spPr bwMode="auto">
                          <a:xfrm>
                            <a:off x="0" y="0"/>
                            <a:ext cx="1254125" cy="998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C3684F" w14:textId="77777777" w:rsidR="00AA15C8" w:rsidRPr="008637A1" w:rsidRDefault="00AA15C8" w:rsidP="00E510CE">
            <w:pPr>
              <w:spacing w:line="360" w:lineRule="auto"/>
            </w:pPr>
          </w:p>
          <w:p w14:paraId="398578FE" w14:textId="77777777" w:rsidR="00AA15C8" w:rsidRPr="008637A1" w:rsidRDefault="00AA15C8" w:rsidP="00E510CE">
            <w:pPr>
              <w:spacing w:line="360" w:lineRule="auto"/>
            </w:pPr>
          </w:p>
          <w:p w14:paraId="507F6E08" w14:textId="77777777" w:rsidR="00AA15C8" w:rsidRPr="008637A1" w:rsidRDefault="00AA15C8" w:rsidP="00E510CE">
            <w:pPr>
              <w:spacing w:line="360" w:lineRule="auto"/>
            </w:pPr>
          </w:p>
          <w:p w14:paraId="43AD06DE" w14:textId="77777777" w:rsidR="00AA15C8" w:rsidRDefault="00AA15C8" w:rsidP="00E510CE">
            <w:pPr>
              <w:spacing w:line="360" w:lineRule="auto"/>
            </w:pPr>
          </w:p>
          <w:p w14:paraId="5FED43F2" w14:textId="77777777" w:rsidR="00AA15C8" w:rsidRDefault="00AA15C8" w:rsidP="00E510CE">
            <w:pPr>
              <w:spacing w:line="360" w:lineRule="auto"/>
            </w:pPr>
          </w:p>
          <w:p w14:paraId="2C5477D4" w14:textId="77777777" w:rsidR="00AA15C8" w:rsidRDefault="00AA15C8" w:rsidP="00E510CE">
            <w:pPr>
              <w:spacing w:line="360" w:lineRule="auto"/>
            </w:pPr>
          </w:p>
          <w:p w14:paraId="3F85BC7C" w14:textId="77777777" w:rsidR="00AA15C8" w:rsidRDefault="00AA15C8" w:rsidP="00E510CE">
            <w:pPr>
              <w:spacing w:line="360" w:lineRule="auto"/>
            </w:pPr>
          </w:p>
          <w:p w14:paraId="089CAAEE" w14:textId="77777777" w:rsidR="00AA15C8" w:rsidRPr="00C2389C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a=74, b=106</m:t>
                </m:r>
              </m:oMath>
            </m:oMathPara>
          </w:p>
        </w:tc>
        <w:tc>
          <w:tcPr>
            <w:tcW w:w="3449" w:type="dxa"/>
          </w:tcPr>
          <w:p w14:paraId="7D5623AE" w14:textId="77777777" w:rsidR="00AA15C8" w:rsidRPr="008637A1" w:rsidRDefault="00AA15C8" w:rsidP="009819DF">
            <w:pPr>
              <w:numPr>
                <w:ilvl w:val="0"/>
                <w:numId w:val="49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0C7EE80F" wp14:editId="7B994317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194310</wp:posOffset>
                  </wp:positionV>
                  <wp:extent cx="2046605" cy="885825"/>
                  <wp:effectExtent l="0" t="0" r="0" b="9525"/>
                  <wp:wrapNone/>
                  <wp:docPr id="1291791548" name="Picture 1291791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325317" name="Picture 1"/>
                          <pic:cNvPicPr/>
                        </pic:nvPicPr>
                        <pic:blipFill rotWithShape="1"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38" t="6112" r="36243" b="16918"/>
                          <a:stretch/>
                        </pic:blipFill>
                        <pic:spPr bwMode="auto">
                          <a:xfrm>
                            <a:off x="0" y="0"/>
                            <a:ext cx="2046605" cy="88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CA3C564" w14:textId="77777777" w:rsidR="00AA15C8" w:rsidRPr="008637A1" w:rsidRDefault="00AA15C8" w:rsidP="00E510CE">
            <w:pPr>
              <w:spacing w:line="360" w:lineRule="auto"/>
            </w:pPr>
          </w:p>
          <w:p w14:paraId="61D87ED8" w14:textId="77777777" w:rsidR="00AA15C8" w:rsidRPr="008637A1" w:rsidRDefault="00AA15C8" w:rsidP="00E510CE">
            <w:pPr>
              <w:spacing w:line="360" w:lineRule="auto"/>
            </w:pPr>
          </w:p>
          <w:p w14:paraId="49870580" w14:textId="77777777" w:rsidR="00AA15C8" w:rsidRPr="008637A1" w:rsidRDefault="00AA15C8" w:rsidP="00E510CE">
            <w:pPr>
              <w:spacing w:line="360" w:lineRule="auto"/>
            </w:pPr>
          </w:p>
          <w:p w14:paraId="5BEAE1F4" w14:textId="77777777" w:rsidR="00AA15C8" w:rsidRDefault="00AA15C8" w:rsidP="00E510CE">
            <w:pPr>
              <w:spacing w:line="360" w:lineRule="auto"/>
            </w:pPr>
          </w:p>
          <w:p w14:paraId="5CEB4167" w14:textId="77777777" w:rsidR="00AA15C8" w:rsidRDefault="00AA15C8" w:rsidP="00E510CE">
            <w:pPr>
              <w:spacing w:line="360" w:lineRule="auto"/>
            </w:pPr>
          </w:p>
          <w:p w14:paraId="4838FE9C" w14:textId="77777777" w:rsidR="00AA15C8" w:rsidRDefault="00AA15C8" w:rsidP="00E510CE">
            <w:pPr>
              <w:spacing w:line="360" w:lineRule="auto"/>
            </w:pPr>
          </w:p>
          <w:p w14:paraId="4D8C799E" w14:textId="77777777" w:rsidR="00AA15C8" w:rsidRDefault="00AA15C8" w:rsidP="00E510CE">
            <w:pPr>
              <w:spacing w:line="360" w:lineRule="auto"/>
            </w:pPr>
          </w:p>
          <w:p w14:paraId="21227F29" w14:textId="77777777" w:rsidR="00AA15C8" w:rsidRPr="00C2389C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c=d=105°, e=f=75°</m:t>
                </m:r>
              </m:oMath>
            </m:oMathPara>
          </w:p>
        </w:tc>
        <w:tc>
          <w:tcPr>
            <w:tcW w:w="3449" w:type="dxa"/>
          </w:tcPr>
          <w:p w14:paraId="43751CCA" w14:textId="77777777" w:rsidR="00AA15C8" w:rsidRPr="008637A1" w:rsidRDefault="00AA15C8" w:rsidP="009819DF">
            <w:pPr>
              <w:numPr>
                <w:ilvl w:val="0"/>
                <w:numId w:val="49"/>
              </w:numPr>
              <w:spacing w:line="360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41AFB9AC" wp14:editId="0D72E01E">
                  <wp:simplePos x="0" y="0"/>
                  <wp:positionH relativeFrom="column">
                    <wp:posOffset>344401</wp:posOffset>
                  </wp:positionH>
                  <wp:positionV relativeFrom="paragraph">
                    <wp:posOffset>125211</wp:posOffset>
                  </wp:positionV>
                  <wp:extent cx="1389034" cy="1004234"/>
                  <wp:effectExtent l="0" t="0" r="1905" b="5715"/>
                  <wp:wrapNone/>
                  <wp:docPr id="896073556" name="Picture 896073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325317" name="Picture 1"/>
                          <pic:cNvPicPr/>
                        </pic:nvPicPr>
                        <pic:blipFill rotWithShape="1"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805" t="3206" r="777" b="9622"/>
                          <a:stretch/>
                        </pic:blipFill>
                        <pic:spPr bwMode="auto">
                          <a:xfrm>
                            <a:off x="0" y="0"/>
                            <a:ext cx="1389034" cy="100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EDE4380" w14:textId="77777777" w:rsidR="00AA15C8" w:rsidRPr="008637A1" w:rsidRDefault="00AA15C8" w:rsidP="00E510CE">
            <w:pPr>
              <w:spacing w:line="360" w:lineRule="auto"/>
            </w:pPr>
          </w:p>
          <w:p w14:paraId="2FD088B3" w14:textId="77777777" w:rsidR="00AA15C8" w:rsidRPr="008637A1" w:rsidRDefault="00AA15C8" w:rsidP="00E510CE">
            <w:pPr>
              <w:spacing w:line="360" w:lineRule="auto"/>
            </w:pPr>
          </w:p>
          <w:p w14:paraId="6E1916F6" w14:textId="77777777" w:rsidR="00AA15C8" w:rsidRPr="008637A1" w:rsidRDefault="00AA15C8" w:rsidP="00E510CE">
            <w:pPr>
              <w:spacing w:line="360" w:lineRule="auto"/>
            </w:pPr>
          </w:p>
          <w:p w14:paraId="5392D6B3" w14:textId="77777777" w:rsidR="00AA15C8" w:rsidRPr="008637A1" w:rsidRDefault="00AA15C8" w:rsidP="00E510CE">
            <w:pPr>
              <w:spacing w:line="360" w:lineRule="auto"/>
            </w:pPr>
          </w:p>
          <w:p w14:paraId="43436A44" w14:textId="77777777" w:rsidR="00AA15C8" w:rsidRDefault="00AA15C8" w:rsidP="00E510CE">
            <w:pPr>
              <w:spacing w:line="360" w:lineRule="auto"/>
            </w:pPr>
          </w:p>
          <w:p w14:paraId="0C50995C" w14:textId="77777777" w:rsidR="00AA15C8" w:rsidRDefault="00AA15C8" w:rsidP="00E510CE">
            <w:pPr>
              <w:spacing w:line="360" w:lineRule="auto"/>
            </w:pPr>
          </w:p>
          <w:p w14:paraId="0B180C0F" w14:textId="77777777" w:rsidR="00AA15C8" w:rsidRPr="008637A1" w:rsidRDefault="00AA15C8" w:rsidP="00E510CE">
            <w:pPr>
              <w:spacing w:line="360" w:lineRule="auto"/>
            </w:pPr>
          </w:p>
          <w:p w14:paraId="34934051" w14:textId="77777777" w:rsidR="00AA15C8" w:rsidRPr="007649F0" w:rsidRDefault="00AA15C8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i=h=</m:t>
                </m:r>
                <m:r>
                  <w:rPr>
                    <w:rFonts w:ascii="Cambria Math" w:hAnsi="Cambria Math"/>
                  </w:rPr>
                  <m:t>40°, j=g=140°</m:t>
                </m:r>
              </m:oMath>
            </m:oMathPara>
          </w:p>
        </w:tc>
      </w:tr>
    </w:tbl>
    <w:p w14:paraId="62F2D546" w14:textId="77777777" w:rsidR="00AA15C8" w:rsidRPr="008637A1" w:rsidRDefault="00AA15C8" w:rsidP="00AA15C8"/>
    <w:p w14:paraId="18ECD6B1" w14:textId="77777777" w:rsidR="00AA15C8" w:rsidRPr="008637A1" w:rsidRDefault="00AA15C8" w:rsidP="009819DF">
      <w:pPr>
        <w:numPr>
          <w:ilvl w:val="0"/>
          <w:numId w:val="62"/>
        </w:numPr>
        <w:contextualSpacing/>
      </w:pPr>
      <w:r w:rsidRPr="008637A1">
        <w:lastRenderedPageBreak/>
        <w:t>Determine the value of these pronumerals using your angle relationships knowledge.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0ACEF5F1" w14:textId="77777777" w:rsidTr="00E510CE">
        <w:tc>
          <w:tcPr>
            <w:tcW w:w="3449" w:type="dxa"/>
          </w:tcPr>
          <w:p w14:paraId="50F50C3B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0B0C9034" wp14:editId="7C04E24B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69850</wp:posOffset>
                  </wp:positionV>
                  <wp:extent cx="1022187" cy="1323164"/>
                  <wp:effectExtent l="0" t="0" r="6985" b="0"/>
                  <wp:wrapNone/>
                  <wp:docPr id="749218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218257" name=""/>
                          <pic:cNvPicPr/>
                        </pic:nvPicPr>
                        <pic:blipFill rotWithShape="1">
                          <a:blip r:embed="rId171"/>
                          <a:srcRect l="4363" r="78927" b="58026"/>
                          <a:stretch/>
                        </pic:blipFill>
                        <pic:spPr bwMode="auto">
                          <a:xfrm>
                            <a:off x="0" y="0"/>
                            <a:ext cx="1022603" cy="1323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3E31BA8" w14:textId="77777777" w:rsidR="00AA15C8" w:rsidRPr="008637A1" w:rsidRDefault="00AA15C8" w:rsidP="00E510CE">
            <w:pPr>
              <w:spacing w:line="276" w:lineRule="auto"/>
            </w:pPr>
          </w:p>
          <w:p w14:paraId="1AA8EF46" w14:textId="77777777" w:rsidR="00AA15C8" w:rsidRPr="008637A1" w:rsidRDefault="00AA15C8" w:rsidP="00E510CE">
            <w:pPr>
              <w:spacing w:line="276" w:lineRule="auto"/>
            </w:pPr>
          </w:p>
          <w:p w14:paraId="5DF011D7" w14:textId="77777777" w:rsidR="00AA15C8" w:rsidRPr="008637A1" w:rsidRDefault="00AA15C8" w:rsidP="00E510CE">
            <w:pPr>
              <w:spacing w:line="276" w:lineRule="auto"/>
            </w:pPr>
          </w:p>
          <w:p w14:paraId="5DE954E6" w14:textId="77777777" w:rsidR="00AA15C8" w:rsidRPr="008637A1" w:rsidRDefault="00AA15C8" w:rsidP="00E510CE">
            <w:pPr>
              <w:spacing w:line="276" w:lineRule="auto"/>
            </w:pPr>
          </w:p>
          <w:p w14:paraId="5B6AD5B1" w14:textId="77777777" w:rsidR="00AA15C8" w:rsidRDefault="00AA15C8" w:rsidP="00E510CE">
            <w:pPr>
              <w:spacing w:line="276" w:lineRule="auto"/>
            </w:pPr>
          </w:p>
          <w:p w14:paraId="2C94D4D9" w14:textId="77777777" w:rsidR="00AA15C8" w:rsidRDefault="00AA15C8" w:rsidP="00E510CE">
            <w:pPr>
              <w:spacing w:line="276" w:lineRule="auto"/>
            </w:pPr>
          </w:p>
          <w:p w14:paraId="64B651BC" w14:textId="77777777" w:rsidR="00AA15C8" w:rsidRPr="008637A1" w:rsidRDefault="00AA15C8" w:rsidP="00E510CE">
            <w:pPr>
              <w:spacing w:line="276" w:lineRule="auto"/>
            </w:pPr>
          </w:p>
          <w:p w14:paraId="416A8F62" w14:textId="77777777" w:rsidR="00AA15C8" w:rsidRPr="006B6F2E" w:rsidRDefault="00AA15C8" w:rsidP="00E510CE">
            <w:pPr>
              <w:pStyle w:val="Answer"/>
              <w:spacing w:line="276" w:lineRule="auto"/>
            </w:pPr>
            <w:r>
              <w:t>152</w:t>
            </w:r>
          </w:p>
        </w:tc>
        <w:tc>
          <w:tcPr>
            <w:tcW w:w="3449" w:type="dxa"/>
          </w:tcPr>
          <w:p w14:paraId="300B86A2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626A5B6B" wp14:editId="25420199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101601</wp:posOffset>
                  </wp:positionV>
                  <wp:extent cx="1487961" cy="1260792"/>
                  <wp:effectExtent l="0" t="0" r="0" b="0"/>
                  <wp:wrapNone/>
                  <wp:docPr id="1493797452" name="Picture 1493797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218257" name=""/>
                          <pic:cNvPicPr/>
                        </pic:nvPicPr>
                        <pic:blipFill rotWithShape="1">
                          <a:blip r:embed="rId171"/>
                          <a:srcRect l="37226" t="3243" r="38452" b="56765"/>
                          <a:stretch/>
                        </pic:blipFill>
                        <pic:spPr bwMode="auto">
                          <a:xfrm>
                            <a:off x="0" y="0"/>
                            <a:ext cx="1488456" cy="1261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538BB22" w14:textId="77777777" w:rsidR="00AA15C8" w:rsidRPr="008637A1" w:rsidRDefault="00AA15C8" w:rsidP="00E510CE">
            <w:pPr>
              <w:spacing w:line="276" w:lineRule="auto"/>
            </w:pPr>
          </w:p>
          <w:p w14:paraId="2C6FEFBA" w14:textId="77777777" w:rsidR="00AA15C8" w:rsidRPr="008637A1" w:rsidRDefault="00AA15C8" w:rsidP="00E510CE">
            <w:pPr>
              <w:spacing w:line="276" w:lineRule="auto"/>
            </w:pPr>
          </w:p>
          <w:p w14:paraId="5D4C8D62" w14:textId="77777777" w:rsidR="00AA15C8" w:rsidRPr="008637A1" w:rsidRDefault="00AA15C8" w:rsidP="00E510CE">
            <w:pPr>
              <w:spacing w:line="276" w:lineRule="auto"/>
            </w:pPr>
          </w:p>
          <w:p w14:paraId="5CD8C822" w14:textId="77777777" w:rsidR="00AA15C8" w:rsidRPr="008637A1" w:rsidRDefault="00AA15C8" w:rsidP="00E510CE">
            <w:pPr>
              <w:spacing w:line="276" w:lineRule="auto"/>
            </w:pPr>
          </w:p>
          <w:p w14:paraId="0382B0E6" w14:textId="77777777" w:rsidR="00AA15C8" w:rsidRDefault="00AA15C8" w:rsidP="00E510CE">
            <w:pPr>
              <w:spacing w:line="276" w:lineRule="auto"/>
            </w:pPr>
          </w:p>
          <w:p w14:paraId="47C91449" w14:textId="77777777" w:rsidR="00AA15C8" w:rsidRDefault="00AA15C8" w:rsidP="00E510CE">
            <w:pPr>
              <w:spacing w:line="276" w:lineRule="auto"/>
            </w:pPr>
          </w:p>
          <w:p w14:paraId="081C1F39" w14:textId="77777777" w:rsidR="00AA15C8" w:rsidRDefault="00AA15C8" w:rsidP="00E510CE">
            <w:pPr>
              <w:spacing w:line="276" w:lineRule="auto"/>
            </w:pPr>
          </w:p>
          <w:p w14:paraId="39E673FF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69</w:t>
            </w:r>
          </w:p>
        </w:tc>
        <w:tc>
          <w:tcPr>
            <w:tcW w:w="3449" w:type="dxa"/>
          </w:tcPr>
          <w:p w14:paraId="58FCD082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7044095F" wp14:editId="7D286397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69851</wp:posOffset>
                  </wp:positionV>
                  <wp:extent cx="1487961" cy="1260792"/>
                  <wp:effectExtent l="0" t="0" r="0" b="0"/>
                  <wp:wrapNone/>
                  <wp:docPr id="2115681134" name="Picture 211568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218257" name=""/>
                          <pic:cNvPicPr/>
                        </pic:nvPicPr>
                        <pic:blipFill rotWithShape="1">
                          <a:blip r:embed="rId171"/>
                          <a:srcRect l="3992" t="55971" r="71686" b="4037"/>
                          <a:stretch/>
                        </pic:blipFill>
                        <pic:spPr bwMode="auto">
                          <a:xfrm>
                            <a:off x="0" y="0"/>
                            <a:ext cx="1488456" cy="1261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5D7E104" w14:textId="77777777" w:rsidR="00AA15C8" w:rsidRPr="008637A1" w:rsidRDefault="00AA15C8" w:rsidP="00E510CE">
            <w:pPr>
              <w:spacing w:line="276" w:lineRule="auto"/>
            </w:pPr>
          </w:p>
          <w:p w14:paraId="75E055D4" w14:textId="77777777" w:rsidR="00AA15C8" w:rsidRPr="008637A1" w:rsidRDefault="00AA15C8" w:rsidP="00E510CE">
            <w:pPr>
              <w:spacing w:line="276" w:lineRule="auto"/>
            </w:pPr>
          </w:p>
          <w:p w14:paraId="3A499E20" w14:textId="77777777" w:rsidR="00AA15C8" w:rsidRPr="008637A1" w:rsidRDefault="00AA15C8" w:rsidP="00E510CE">
            <w:pPr>
              <w:spacing w:line="276" w:lineRule="auto"/>
            </w:pPr>
          </w:p>
          <w:p w14:paraId="3544120F" w14:textId="77777777" w:rsidR="00AA15C8" w:rsidRPr="008637A1" w:rsidRDefault="00AA15C8" w:rsidP="00E510CE">
            <w:pPr>
              <w:spacing w:line="276" w:lineRule="auto"/>
            </w:pPr>
          </w:p>
          <w:p w14:paraId="0F759A86" w14:textId="77777777" w:rsidR="00AA15C8" w:rsidRDefault="00AA15C8" w:rsidP="00E510CE">
            <w:pPr>
              <w:spacing w:line="276" w:lineRule="auto"/>
            </w:pPr>
          </w:p>
          <w:p w14:paraId="2DB5CEB0" w14:textId="77777777" w:rsidR="00AA15C8" w:rsidRDefault="00AA15C8" w:rsidP="00E510CE">
            <w:pPr>
              <w:spacing w:line="276" w:lineRule="auto"/>
            </w:pPr>
          </w:p>
          <w:p w14:paraId="32C6FEC5" w14:textId="77777777" w:rsidR="00AA15C8" w:rsidRDefault="00AA15C8" w:rsidP="00E510CE">
            <w:pPr>
              <w:spacing w:line="276" w:lineRule="auto"/>
            </w:pPr>
          </w:p>
          <w:p w14:paraId="17289453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74</w:t>
            </w:r>
          </w:p>
        </w:tc>
      </w:tr>
      <w:tr w:rsidR="00AA15C8" w:rsidRPr="008637A1" w14:paraId="5F9A8137" w14:textId="77777777" w:rsidTr="00E510CE">
        <w:tc>
          <w:tcPr>
            <w:tcW w:w="3449" w:type="dxa"/>
          </w:tcPr>
          <w:p w14:paraId="40BDE476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11818F38" wp14:editId="32601875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20320</wp:posOffset>
                  </wp:positionV>
                  <wp:extent cx="914470" cy="1395076"/>
                  <wp:effectExtent l="0" t="0" r="0" b="0"/>
                  <wp:wrapNone/>
                  <wp:docPr id="1649394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94311" name=""/>
                          <pic:cNvPicPr/>
                        </pic:nvPicPr>
                        <pic:blipFill rotWithShape="1">
                          <a:blip r:embed="rId172"/>
                          <a:srcRect l="4114" r="80032"/>
                          <a:stretch/>
                        </pic:blipFill>
                        <pic:spPr bwMode="auto">
                          <a:xfrm>
                            <a:off x="0" y="0"/>
                            <a:ext cx="914470" cy="139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FF24866" w14:textId="77777777" w:rsidR="00AA15C8" w:rsidRPr="008637A1" w:rsidRDefault="00AA15C8" w:rsidP="00E510CE">
            <w:pPr>
              <w:spacing w:line="276" w:lineRule="auto"/>
            </w:pPr>
          </w:p>
          <w:p w14:paraId="1CD0607A" w14:textId="77777777" w:rsidR="00AA15C8" w:rsidRPr="008637A1" w:rsidRDefault="00AA15C8" w:rsidP="00E510CE">
            <w:pPr>
              <w:spacing w:line="276" w:lineRule="auto"/>
            </w:pPr>
          </w:p>
          <w:p w14:paraId="0111DF9F" w14:textId="77777777" w:rsidR="00AA15C8" w:rsidRPr="008637A1" w:rsidRDefault="00AA15C8" w:rsidP="00E510CE">
            <w:pPr>
              <w:spacing w:line="276" w:lineRule="auto"/>
            </w:pPr>
          </w:p>
          <w:p w14:paraId="25BC8C30" w14:textId="77777777" w:rsidR="00AA15C8" w:rsidRPr="008637A1" w:rsidRDefault="00AA15C8" w:rsidP="00E510CE">
            <w:pPr>
              <w:spacing w:line="276" w:lineRule="auto"/>
            </w:pPr>
          </w:p>
          <w:p w14:paraId="4D5AD478" w14:textId="77777777" w:rsidR="00AA15C8" w:rsidRDefault="00AA15C8" w:rsidP="00E510CE">
            <w:pPr>
              <w:spacing w:line="276" w:lineRule="auto"/>
            </w:pPr>
          </w:p>
          <w:p w14:paraId="3095EC6E" w14:textId="77777777" w:rsidR="00AA15C8" w:rsidRDefault="00AA15C8" w:rsidP="00E510CE">
            <w:pPr>
              <w:spacing w:line="276" w:lineRule="auto"/>
            </w:pPr>
          </w:p>
          <w:p w14:paraId="029BF841" w14:textId="77777777" w:rsidR="00AA15C8" w:rsidRPr="008637A1" w:rsidRDefault="00AA15C8" w:rsidP="00E510CE">
            <w:pPr>
              <w:spacing w:line="276" w:lineRule="auto"/>
            </w:pPr>
          </w:p>
          <w:p w14:paraId="348F833F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19</w:t>
            </w:r>
          </w:p>
        </w:tc>
        <w:tc>
          <w:tcPr>
            <w:tcW w:w="3449" w:type="dxa"/>
          </w:tcPr>
          <w:p w14:paraId="00AAD31F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2B97146D" wp14:editId="5DF75DDB">
                  <wp:simplePos x="0" y="0"/>
                  <wp:positionH relativeFrom="column">
                    <wp:posOffset>292101</wp:posOffset>
                  </wp:positionH>
                  <wp:positionV relativeFrom="paragraph">
                    <wp:posOffset>77470</wp:posOffset>
                  </wp:positionV>
                  <wp:extent cx="1416050" cy="1219493"/>
                  <wp:effectExtent l="0" t="0" r="0" b="0"/>
                  <wp:wrapNone/>
                  <wp:docPr id="8563710" name="Picture 8563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94311" name=""/>
                          <pic:cNvPicPr/>
                        </pic:nvPicPr>
                        <pic:blipFill rotWithShape="1">
                          <a:blip r:embed="rId172"/>
                          <a:srcRect l="36645" r="38800" b="12584"/>
                          <a:stretch/>
                        </pic:blipFill>
                        <pic:spPr bwMode="auto">
                          <a:xfrm>
                            <a:off x="0" y="0"/>
                            <a:ext cx="1416050" cy="1219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471FE77" w14:textId="77777777" w:rsidR="00AA15C8" w:rsidRPr="008637A1" w:rsidRDefault="00AA15C8" w:rsidP="00E510CE">
            <w:pPr>
              <w:spacing w:line="276" w:lineRule="auto"/>
            </w:pPr>
          </w:p>
          <w:p w14:paraId="143BE989" w14:textId="77777777" w:rsidR="00AA15C8" w:rsidRPr="008637A1" w:rsidRDefault="00AA15C8" w:rsidP="00E510CE">
            <w:pPr>
              <w:spacing w:line="276" w:lineRule="auto"/>
            </w:pPr>
          </w:p>
          <w:p w14:paraId="597AE4A1" w14:textId="77777777" w:rsidR="00AA15C8" w:rsidRPr="008637A1" w:rsidRDefault="00AA15C8" w:rsidP="00E510CE">
            <w:pPr>
              <w:spacing w:line="276" w:lineRule="auto"/>
            </w:pPr>
          </w:p>
          <w:p w14:paraId="5AA1CAFE" w14:textId="77777777" w:rsidR="00AA15C8" w:rsidRPr="008637A1" w:rsidRDefault="00AA15C8" w:rsidP="00E510CE">
            <w:pPr>
              <w:spacing w:line="276" w:lineRule="auto"/>
            </w:pPr>
          </w:p>
          <w:p w14:paraId="0BF553FC" w14:textId="77777777" w:rsidR="00AA15C8" w:rsidRDefault="00AA15C8" w:rsidP="00E510CE">
            <w:pPr>
              <w:spacing w:line="276" w:lineRule="auto"/>
            </w:pPr>
          </w:p>
          <w:p w14:paraId="5DA398A0" w14:textId="77777777" w:rsidR="00AA15C8" w:rsidRDefault="00AA15C8" w:rsidP="00E510CE">
            <w:pPr>
              <w:spacing w:line="276" w:lineRule="auto"/>
            </w:pPr>
          </w:p>
          <w:p w14:paraId="68232729" w14:textId="77777777" w:rsidR="00AA15C8" w:rsidRPr="008637A1" w:rsidRDefault="00AA15C8" w:rsidP="00E510CE">
            <w:pPr>
              <w:spacing w:line="276" w:lineRule="auto"/>
            </w:pPr>
          </w:p>
          <w:p w14:paraId="27A24575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3449" w:type="dxa"/>
          </w:tcPr>
          <w:p w14:paraId="174F731F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75D8869A" wp14:editId="0EB0BF4E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77470</wp:posOffset>
                  </wp:positionV>
                  <wp:extent cx="1550670" cy="908685"/>
                  <wp:effectExtent l="0" t="0" r="0" b="5715"/>
                  <wp:wrapNone/>
                  <wp:docPr id="2071773678" name="Picture 2071773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94311" name=""/>
                          <pic:cNvPicPr/>
                        </pic:nvPicPr>
                        <pic:blipFill rotWithShape="1">
                          <a:blip r:embed="rId172"/>
                          <a:srcRect l="69538" r="3577" b="34795"/>
                          <a:stretch/>
                        </pic:blipFill>
                        <pic:spPr bwMode="auto">
                          <a:xfrm>
                            <a:off x="0" y="0"/>
                            <a:ext cx="1550670" cy="9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E002907" w14:textId="77777777" w:rsidR="00AA15C8" w:rsidRPr="008637A1" w:rsidRDefault="00AA15C8" w:rsidP="00E510CE">
            <w:pPr>
              <w:spacing w:line="276" w:lineRule="auto"/>
            </w:pPr>
          </w:p>
          <w:p w14:paraId="4732D74C" w14:textId="77777777" w:rsidR="00AA15C8" w:rsidRPr="008637A1" w:rsidRDefault="00AA15C8" w:rsidP="00E510CE">
            <w:pPr>
              <w:spacing w:line="276" w:lineRule="auto"/>
            </w:pPr>
          </w:p>
          <w:p w14:paraId="047A4BB7" w14:textId="77777777" w:rsidR="00AA15C8" w:rsidRPr="008637A1" w:rsidRDefault="00AA15C8" w:rsidP="00E510CE">
            <w:pPr>
              <w:spacing w:line="276" w:lineRule="auto"/>
            </w:pPr>
          </w:p>
          <w:p w14:paraId="62B75B6F" w14:textId="77777777" w:rsidR="00AA15C8" w:rsidRPr="008637A1" w:rsidRDefault="00AA15C8" w:rsidP="00E510CE">
            <w:pPr>
              <w:spacing w:line="276" w:lineRule="auto"/>
            </w:pPr>
          </w:p>
          <w:p w14:paraId="2F3B94C1" w14:textId="77777777" w:rsidR="00AA15C8" w:rsidRDefault="00AA15C8" w:rsidP="00E510CE">
            <w:pPr>
              <w:spacing w:line="276" w:lineRule="auto"/>
            </w:pPr>
          </w:p>
          <w:p w14:paraId="1BC68B61" w14:textId="77777777" w:rsidR="00AA15C8" w:rsidRDefault="00AA15C8" w:rsidP="00E510CE">
            <w:pPr>
              <w:spacing w:line="276" w:lineRule="auto"/>
            </w:pPr>
          </w:p>
          <w:p w14:paraId="2ADDC4DB" w14:textId="77777777" w:rsidR="00AA15C8" w:rsidRDefault="00AA15C8" w:rsidP="00E510CE">
            <w:pPr>
              <w:spacing w:line="276" w:lineRule="auto"/>
            </w:pPr>
          </w:p>
          <w:p w14:paraId="18D5DD61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36</w:t>
            </w:r>
          </w:p>
        </w:tc>
      </w:tr>
      <w:tr w:rsidR="00AA15C8" w:rsidRPr="008637A1" w14:paraId="44AD2FCA" w14:textId="77777777" w:rsidTr="00E510CE">
        <w:tc>
          <w:tcPr>
            <w:tcW w:w="3449" w:type="dxa"/>
          </w:tcPr>
          <w:p w14:paraId="455C16E9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2DA7C278" wp14:editId="17DC32BD">
                  <wp:simplePos x="0" y="0"/>
                  <wp:positionH relativeFrom="column">
                    <wp:posOffset>249994</wp:posOffset>
                  </wp:positionH>
                  <wp:positionV relativeFrom="paragraph">
                    <wp:posOffset>106045</wp:posOffset>
                  </wp:positionV>
                  <wp:extent cx="1612325" cy="885092"/>
                  <wp:effectExtent l="0" t="0" r="6985" b="0"/>
                  <wp:wrapNone/>
                  <wp:docPr id="1192191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91483" name=""/>
                          <pic:cNvPicPr/>
                        </pic:nvPicPr>
                        <pic:blipFill rotWithShape="1">
                          <a:blip r:embed="rId1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2064" b="70579"/>
                          <a:stretch/>
                        </pic:blipFill>
                        <pic:spPr bwMode="auto">
                          <a:xfrm>
                            <a:off x="0" y="0"/>
                            <a:ext cx="1612325" cy="885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8E7D31D" w14:textId="77777777" w:rsidR="00AA15C8" w:rsidRPr="008637A1" w:rsidRDefault="00AA15C8" w:rsidP="00E510CE">
            <w:pPr>
              <w:spacing w:line="276" w:lineRule="auto"/>
            </w:pPr>
          </w:p>
          <w:p w14:paraId="709B0401" w14:textId="77777777" w:rsidR="00AA15C8" w:rsidRPr="008637A1" w:rsidRDefault="00AA15C8" w:rsidP="00E510CE">
            <w:pPr>
              <w:spacing w:line="276" w:lineRule="auto"/>
            </w:pPr>
          </w:p>
          <w:p w14:paraId="05F59FF7" w14:textId="77777777" w:rsidR="00AA15C8" w:rsidRPr="008637A1" w:rsidRDefault="00AA15C8" w:rsidP="00E510CE">
            <w:pPr>
              <w:spacing w:line="276" w:lineRule="auto"/>
            </w:pPr>
          </w:p>
          <w:p w14:paraId="3B06751D" w14:textId="77777777" w:rsidR="00AA15C8" w:rsidRDefault="00AA15C8" w:rsidP="00E510CE">
            <w:pPr>
              <w:spacing w:line="276" w:lineRule="auto"/>
            </w:pPr>
          </w:p>
          <w:p w14:paraId="01C79DB9" w14:textId="77777777" w:rsidR="00AA15C8" w:rsidRDefault="00AA15C8" w:rsidP="00E510CE">
            <w:pPr>
              <w:spacing w:line="276" w:lineRule="auto"/>
            </w:pPr>
          </w:p>
          <w:p w14:paraId="61FA80EC" w14:textId="77777777" w:rsidR="00AA15C8" w:rsidRPr="008637A1" w:rsidRDefault="00AA15C8" w:rsidP="00E510CE">
            <w:pPr>
              <w:spacing w:line="276" w:lineRule="auto"/>
            </w:pPr>
          </w:p>
          <w:p w14:paraId="6230B8D9" w14:textId="77777777" w:rsidR="00AA15C8" w:rsidRDefault="00AA15C8" w:rsidP="00E510CE">
            <w:pPr>
              <w:spacing w:line="276" w:lineRule="auto"/>
            </w:pPr>
          </w:p>
          <w:p w14:paraId="023048E2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3449" w:type="dxa"/>
          </w:tcPr>
          <w:p w14:paraId="1168B6BC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75933886" wp14:editId="2BEC71E7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70485</wp:posOffset>
                  </wp:positionV>
                  <wp:extent cx="1710690" cy="1242060"/>
                  <wp:effectExtent l="0" t="0" r="3810" b="0"/>
                  <wp:wrapNone/>
                  <wp:docPr id="527675113" name="Picture 527675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91483" name=""/>
                          <pic:cNvPicPr/>
                        </pic:nvPicPr>
                        <pic:blipFill rotWithShape="1">
                          <a:blip r:embed="rId1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2424" t="-1" r="37912" b="58669"/>
                          <a:stretch/>
                        </pic:blipFill>
                        <pic:spPr bwMode="auto">
                          <a:xfrm>
                            <a:off x="0" y="0"/>
                            <a:ext cx="1710690" cy="1242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936F95A" w14:textId="77777777" w:rsidR="00AA15C8" w:rsidRPr="008637A1" w:rsidRDefault="00AA15C8" w:rsidP="00E510CE">
            <w:pPr>
              <w:spacing w:line="276" w:lineRule="auto"/>
            </w:pPr>
          </w:p>
          <w:p w14:paraId="4D08E53C" w14:textId="77777777" w:rsidR="00AA15C8" w:rsidRPr="008637A1" w:rsidRDefault="00AA15C8" w:rsidP="00E510CE">
            <w:pPr>
              <w:spacing w:line="276" w:lineRule="auto"/>
            </w:pPr>
          </w:p>
          <w:p w14:paraId="694F0C3B" w14:textId="77777777" w:rsidR="00AA15C8" w:rsidRPr="008637A1" w:rsidRDefault="00AA15C8" w:rsidP="00E510CE">
            <w:pPr>
              <w:spacing w:line="276" w:lineRule="auto"/>
            </w:pPr>
          </w:p>
          <w:p w14:paraId="189520AF" w14:textId="77777777" w:rsidR="00AA15C8" w:rsidRPr="008637A1" w:rsidRDefault="00AA15C8" w:rsidP="00E510CE">
            <w:pPr>
              <w:spacing w:line="276" w:lineRule="auto"/>
            </w:pPr>
          </w:p>
          <w:p w14:paraId="2C13869C" w14:textId="77777777" w:rsidR="00AA15C8" w:rsidRDefault="00AA15C8" w:rsidP="00E510CE">
            <w:pPr>
              <w:spacing w:line="276" w:lineRule="auto"/>
            </w:pPr>
          </w:p>
          <w:p w14:paraId="041FC885" w14:textId="77777777" w:rsidR="00AA15C8" w:rsidRDefault="00AA15C8" w:rsidP="00E510CE">
            <w:pPr>
              <w:spacing w:line="276" w:lineRule="auto"/>
            </w:pPr>
          </w:p>
          <w:p w14:paraId="525C527C" w14:textId="77777777" w:rsidR="00AA15C8" w:rsidRDefault="00AA15C8" w:rsidP="00E510CE">
            <w:pPr>
              <w:spacing w:line="276" w:lineRule="auto"/>
            </w:pPr>
          </w:p>
          <w:p w14:paraId="3AD5336B" w14:textId="77777777" w:rsidR="00AA15C8" w:rsidRPr="006B6F2E" w:rsidRDefault="00AA15C8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b=10, c=130, d=65</m:t>
                </m:r>
              </m:oMath>
            </m:oMathPara>
          </w:p>
        </w:tc>
        <w:tc>
          <w:tcPr>
            <w:tcW w:w="3449" w:type="dxa"/>
          </w:tcPr>
          <w:p w14:paraId="20225794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28DA8343" wp14:editId="61EA5ABC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71120</wp:posOffset>
                  </wp:positionV>
                  <wp:extent cx="1781810" cy="1089660"/>
                  <wp:effectExtent l="0" t="0" r="8890" b="0"/>
                  <wp:wrapNone/>
                  <wp:docPr id="1743838672" name="Picture 1743838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91483" name=""/>
                          <pic:cNvPicPr/>
                        </pic:nvPicPr>
                        <pic:blipFill rotWithShape="1">
                          <a:blip r:embed="rId1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6576" t="-1" r="2525" b="63740"/>
                          <a:stretch/>
                        </pic:blipFill>
                        <pic:spPr bwMode="auto">
                          <a:xfrm>
                            <a:off x="0" y="0"/>
                            <a:ext cx="1781810" cy="10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0869C16" w14:textId="77777777" w:rsidR="00AA15C8" w:rsidRPr="008637A1" w:rsidRDefault="00AA15C8" w:rsidP="00E510CE">
            <w:pPr>
              <w:spacing w:line="276" w:lineRule="auto"/>
            </w:pPr>
          </w:p>
          <w:p w14:paraId="271ED13C" w14:textId="77777777" w:rsidR="00AA15C8" w:rsidRPr="008637A1" w:rsidRDefault="00AA15C8" w:rsidP="00E510CE">
            <w:pPr>
              <w:spacing w:line="276" w:lineRule="auto"/>
            </w:pPr>
          </w:p>
          <w:p w14:paraId="644DAB15" w14:textId="77777777" w:rsidR="00AA15C8" w:rsidRPr="008637A1" w:rsidRDefault="00AA15C8" w:rsidP="00E510CE">
            <w:pPr>
              <w:spacing w:line="276" w:lineRule="auto"/>
            </w:pPr>
          </w:p>
          <w:p w14:paraId="12A93EFD" w14:textId="77777777" w:rsidR="00AA15C8" w:rsidRPr="008637A1" w:rsidRDefault="00AA15C8" w:rsidP="00E510CE">
            <w:pPr>
              <w:spacing w:line="276" w:lineRule="auto"/>
            </w:pPr>
          </w:p>
          <w:p w14:paraId="01E23B24" w14:textId="77777777" w:rsidR="00AA15C8" w:rsidRDefault="00AA15C8" w:rsidP="00E510CE">
            <w:pPr>
              <w:spacing w:line="276" w:lineRule="auto"/>
            </w:pPr>
          </w:p>
          <w:p w14:paraId="5F0395A4" w14:textId="77777777" w:rsidR="00AA15C8" w:rsidRDefault="00AA15C8" w:rsidP="00E510CE">
            <w:pPr>
              <w:spacing w:line="276" w:lineRule="auto"/>
            </w:pPr>
          </w:p>
          <w:p w14:paraId="27908BF3" w14:textId="77777777" w:rsidR="00AA15C8" w:rsidRPr="008637A1" w:rsidRDefault="00AA15C8" w:rsidP="00E510CE">
            <w:pPr>
              <w:spacing w:line="276" w:lineRule="auto"/>
            </w:pPr>
          </w:p>
          <w:p w14:paraId="6F55ABD0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19</w:t>
            </w:r>
          </w:p>
        </w:tc>
      </w:tr>
      <w:tr w:rsidR="00AA15C8" w:rsidRPr="008637A1" w14:paraId="5A9AB8AF" w14:textId="77777777" w:rsidTr="00E510CE">
        <w:tc>
          <w:tcPr>
            <w:tcW w:w="3449" w:type="dxa"/>
          </w:tcPr>
          <w:p w14:paraId="430F4182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1F7DD2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76A7BD61" wp14:editId="1C191F56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103505</wp:posOffset>
                  </wp:positionV>
                  <wp:extent cx="1562100" cy="1104900"/>
                  <wp:effectExtent l="0" t="0" r="0" b="0"/>
                  <wp:wrapNone/>
                  <wp:docPr id="1017588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88332" name="Picture 1"/>
                          <pic:cNvPicPr/>
                        </pic:nvPicPr>
                        <pic:blipFill rotWithShape="1"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" r="73760" b="61606"/>
                          <a:stretch/>
                        </pic:blipFill>
                        <pic:spPr bwMode="auto">
                          <a:xfrm>
                            <a:off x="0" y="0"/>
                            <a:ext cx="1562100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B50EBFF" w14:textId="77777777" w:rsidR="00AA15C8" w:rsidRPr="008637A1" w:rsidRDefault="00AA15C8" w:rsidP="00E510CE">
            <w:pPr>
              <w:spacing w:line="276" w:lineRule="auto"/>
            </w:pPr>
          </w:p>
          <w:p w14:paraId="2A7A7253" w14:textId="77777777" w:rsidR="00AA15C8" w:rsidRPr="008637A1" w:rsidRDefault="00AA15C8" w:rsidP="00E510CE">
            <w:pPr>
              <w:spacing w:line="276" w:lineRule="auto"/>
            </w:pPr>
          </w:p>
          <w:p w14:paraId="3680A814" w14:textId="77777777" w:rsidR="00AA15C8" w:rsidRPr="008637A1" w:rsidRDefault="00AA15C8" w:rsidP="00E510CE">
            <w:pPr>
              <w:spacing w:line="276" w:lineRule="auto"/>
            </w:pPr>
          </w:p>
          <w:p w14:paraId="00BCDD83" w14:textId="77777777" w:rsidR="00AA15C8" w:rsidRPr="008637A1" w:rsidRDefault="00AA15C8" w:rsidP="00E510CE">
            <w:pPr>
              <w:spacing w:line="276" w:lineRule="auto"/>
            </w:pPr>
          </w:p>
          <w:p w14:paraId="688AA0B0" w14:textId="77777777" w:rsidR="00AA15C8" w:rsidRDefault="00AA15C8" w:rsidP="00E510CE">
            <w:pPr>
              <w:spacing w:line="276" w:lineRule="auto"/>
            </w:pPr>
          </w:p>
          <w:p w14:paraId="29435F53" w14:textId="77777777" w:rsidR="00AA15C8" w:rsidRDefault="00AA15C8" w:rsidP="00E510CE">
            <w:pPr>
              <w:spacing w:line="276" w:lineRule="auto"/>
            </w:pPr>
          </w:p>
          <w:p w14:paraId="18ACBADD" w14:textId="77777777" w:rsidR="00AA15C8" w:rsidRDefault="00AA15C8" w:rsidP="00E510CE">
            <w:pPr>
              <w:spacing w:line="276" w:lineRule="auto"/>
            </w:pPr>
          </w:p>
          <w:p w14:paraId="35895D3E" w14:textId="77777777" w:rsidR="00AA15C8" w:rsidRDefault="00AA15C8" w:rsidP="00E510CE">
            <w:pPr>
              <w:spacing w:line="276" w:lineRule="auto"/>
            </w:pPr>
          </w:p>
          <w:p w14:paraId="71CAECC3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56</w:t>
            </w:r>
          </w:p>
        </w:tc>
        <w:tc>
          <w:tcPr>
            <w:tcW w:w="3449" w:type="dxa"/>
          </w:tcPr>
          <w:p w14:paraId="10E9DB7F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1F7DD2"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0AD3EBB4" wp14:editId="7F061A79">
                  <wp:simplePos x="0" y="0"/>
                  <wp:positionH relativeFrom="column">
                    <wp:posOffset>263467</wp:posOffset>
                  </wp:positionH>
                  <wp:positionV relativeFrom="paragraph">
                    <wp:posOffset>99661</wp:posOffset>
                  </wp:positionV>
                  <wp:extent cx="1630680" cy="920546"/>
                  <wp:effectExtent l="0" t="0" r="7620" b="0"/>
                  <wp:wrapNone/>
                  <wp:docPr id="1411028580" name="Picture 1411028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88332" name="Picture 1"/>
                          <pic:cNvPicPr/>
                        </pic:nvPicPr>
                        <pic:blipFill rotWithShape="1"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17" t="-17" r="40169" b="680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92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69644EA" w14:textId="77777777" w:rsidR="00AA15C8" w:rsidRPr="008637A1" w:rsidRDefault="00AA15C8" w:rsidP="00E510CE">
            <w:pPr>
              <w:spacing w:line="276" w:lineRule="auto"/>
            </w:pPr>
          </w:p>
          <w:p w14:paraId="7DDEC488" w14:textId="77777777" w:rsidR="00AA15C8" w:rsidRPr="008637A1" w:rsidRDefault="00AA15C8" w:rsidP="00E510CE">
            <w:pPr>
              <w:spacing w:line="276" w:lineRule="auto"/>
            </w:pPr>
          </w:p>
          <w:p w14:paraId="66269B9A" w14:textId="77777777" w:rsidR="00AA15C8" w:rsidRPr="008637A1" w:rsidRDefault="00AA15C8" w:rsidP="00E510CE">
            <w:pPr>
              <w:spacing w:line="276" w:lineRule="auto"/>
            </w:pPr>
          </w:p>
          <w:p w14:paraId="722C4912" w14:textId="77777777" w:rsidR="00AA15C8" w:rsidRPr="008637A1" w:rsidRDefault="00AA15C8" w:rsidP="00E510CE">
            <w:pPr>
              <w:spacing w:line="276" w:lineRule="auto"/>
            </w:pPr>
          </w:p>
          <w:p w14:paraId="27FC277C" w14:textId="77777777" w:rsidR="00AA15C8" w:rsidRDefault="00AA15C8" w:rsidP="00E510CE">
            <w:pPr>
              <w:spacing w:line="276" w:lineRule="auto"/>
            </w:pPr>
          </w:p>
          <w:p w14:paraId="0F8381EA" w14:textId="77777777" w:rsidR="00AA15C8" w:rsidRDefault="00AA15C8" w:rsidP="00E510CE">
            <w:pPr>
              <w:spacing w:line="276" w:lineRule="auto"/>
            </w:pPr>
          </w:p>
          <w:p w14:paraId="431B9485" w14:textId="77777777" w:rsidR="00AA15C8" w:rsidRDefault="00AA15C8" w:rsidP="00E510CE">
            <w:pPr>
              <w:spacing w:line="276" w:lineRule="auto"/>
            </w:pPr>
          </w:p>
          <w:p w14:paraId="141D9A18" w14:textId="77777777" w:rsidR="00AA15C8" w:rsidRDefault="00AA15C8" w:rsidP="00E510CE">
            <w:pPr>
              <w:spacing w:line="276" w:lineRule="auto"/>
            </w:pPr>
          </w:p>
          <w:p w14:paraId="4EAD5426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31</w:t>
            </w:r>
          </w:p>
        </w:tc>
        <w:tc>
          <w:tcPr>
            <w:tcW w:w="3449" w:type="dxa"/>
          </w:tcPr>
          <w:p w14:paraId="6A820FF1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1F7DD2"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28329C1B" wp14:editId="389B6CEF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86360</wp:posOffset>
                  </wp:positionV>
                  <wp:extent cx="1962150" cy="1181100"/>
                  <wp:effectExtent l="0" t="0" r="0" b="0"/>
                  <wp:wrapNone/>
                  <wp:docPr id="1756154432" name="Picture 1756154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88332" name="Picture 1"/>
                          <pic:cNvPicPr/>
                        </pic:nvPicPr>
                        <pic:blipFill rotWithShape="1"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879" r="1368" b="58959"/>
                          <a:stretch/>
                        </pic:blipFill>
                        <pic:spPr bwMode="auto">
                          <a:xfrm>
                            <a:off x="0" y="0"/>
                            <a:ext cx="1962150" cy="118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AAA7E19" w14:textId="77777777" w:rsidR="00AA15C8" w:rsidRPr="008637A1" w:rsidRDefault="00AA15C8" w:rsidP="00E510CE">
            <w:pPr>
              <w:spacing w:line="276" w:lineRule="auto"/>
            </w:pPr>
          </w:p>
          <w:p w14:paraId="19B44DFD" w14:textId="77777777" w:rsidR="00AA15C8" w:rsidRPr="008637A1" w:rsidRDefault="00AA15C8" w:rsidP="00E510CE">
            <w:pPr>
              <w:spacing w:line="276" w:lineRule="auto"/>
            </w:pPr>
          </w:p>
          <w:p w14:paraId="3520B2A3" w14:textId="77777777" w:rsidR="00AA15C8" w:rsidRPr="008637A1" w:rsidRDefault="00AA15C8" w:rsidP="00E510CE">
            <w:pPr>
              <w:spacing w:line="276" w:lineRule="auto"/>
            </w:pPr>
          </w:p>
          <w:p w14:paraId="4271D4E2" w14:textId="77777777" w:rsidR="00AA15C8" w:rsidRDefault="00AA15C8" w:rsidP="00E510CE">
            <w:pPr>
              <w:spacing w:line="276" w:lineRule="auto"/>
            </w:pPr>
          </w:p>
          <w:p w14:paraId="2400A863" w14:textId="77777777" w:rsidR="00AA15C8" w:rsidRDefault="00AA15C8" w:rsidP="00E510CE">
            <w:pPr>
              <w:spacing w:line="276" w:lineRule="auto"/>
            </w:pPr>
          </w:p>
          <w:p w14:paraId="48489FFA" w14:textId="77777777" w:rsidR="00AA15C8" w:rsidRDefault="00AA15C8" w:rsidP="00E510CE">
            <w:pPr>
              <w:spacing w:line="276" w:lineRule="auto"/>
            </w:pPr>
          </w:p>
          <w:p w14:paraId="252E14A3" w14:textId="77777777" w:rsidR="00AA15C8" w:rsidRPr="008637A1" w:rsidRDefault="00AA15C8" w:rsidP="00E510CE">
            <w:pPr>
              <w:spacing w:line="276" w:lineRule="auto"/>
            </w:pPr>
          </w:p>
          <w:p w14:paraId="73DA6A62" w14:textId="77777777" w:rsidR="00AA15C8" w:rsidRPr="008637A1" w:rsidRDefault="00AA15C8" w:rsidP="00E510CE">
            <w:pPr>
              <w:spacing w:line="276" w:lineRule="auto"/>
            </w:pPr>
          </w:p>
          <w:p w14:paraId="1D302225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29.5</w:t>
            </w:r>
          </w:p>
        </w:tc>
      </w:tr>
      <w:tr w:rsidR="00AA15C8" w:rsidRPr="008637A1" w14:paraId="74EEF4CC" w14:textId="77777777" w:rsidTr="00E510CE">
        <w:tc>
          <w:tcPr>
            <w:tcW w:w="3449" w:type="dxa"/>
          </w:tcPr>
          <w:p w14:paraId="7CAC0A35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1F7DD2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3DAEDE59" wp14:editId="7894C7C8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100965</wp:posOffset>
                  </wp:positionV>
                  <wp:extent cx="1670050" cy="1168400"/>
                  <wp:effectExtent l="0" t="0" r="6350" b="0"/>
                  <wp:wrapNone/>
                  <wp:docPr id="1379176874" name="Picture 1379176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88332" name="Picture 1"/>
                          <pic:cNvPicPr/>
                        </pic:nvPicPr>
                        <pic:blipFill rotWithShape="1"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" t="39718" r="72179" b="19681"/>
                          <a:stretch/>
                        </pic:blipFill>
                        <pic:spPr bwMode="auto">
                          <a:xfrm>
                            <a:off x="0" y="0"/>
                            <a:ext cx="1670050" cy="116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6F107E06" w14:textId="77777777" w:rsidR="00AA15C8" w:rsidRPr="008637A1" w:rsidRDefault="00AA15C8" w:rsidP="00E510CE">
            <w:pPr>
              <w:spacing w:line="276" w:lineRule="auto"/>
            </w:pPr>
          </w:p>
          <w:p w14:paraId="66BFA63C" w14:textId="77777777" w:rsidR="00AA15C8" w:rsidRPr="008637A1" w:rsidRDefault="00AA15C8" w:rsidP="00E510CE">
            <w:pPr>
              <w:spacing w:line="276" w:lineRule="auto"/>
            </w:pPr>
          </w:p>
          <w:p w14:paraId="615947F4" w14:textId="77777777" w:rsidR="00AA15C8" w:rsidRPr="008637A1" w:rsidRDefault="00AA15C8" w:rsidP="00E510CE">
            <w:pPr>
              <w:spacing w:line="276" w:lineRule="auto"/>
            </w:pPr>
          </w:p>
          <w:p w14:paraId="392A34A8" w14:textId="77777777" w:rsidR="00AA15C8" w:rsidRPr="008637A1" w:rsidRDefault="00AA15C8" w:rsidP="00E510CE">
            <w:pPr>
              <w:spacing w:line="276" w:lineRule="auto"/>
            </w:pPr>
          </w:p>
          <w:p w14:paraId="2332E2C8" w14:textId="77777777" w:rsidR="00AA15C8" w:rsidRDefault="00AA15C8" w:rsidP="00E510CE">
            <w:pPr>
              <w:spacing w:line="276" w:lineRule="auto"/>
            </w:pPr>
          </w:p>
          <w:p w14:paraId="7232CCA6" w14:textId="77777777" w:rsidR="00AA15C8" w:rsidRDefault="00AA15C8" w:rsidP="00E510CE">
            <w:pPr>
              <w:spacing w:line="276" w:lineRule="auto"/>
            </w:pPr>
          </w:p>
          <w:p w14:paraId="21E1ECC6" w14:textId="77777777" w:rsidR="00AA15C8" w:rsidRDefault="00AA15C8" w:rsidP="00E510CE">
            <w:pPr>
              <w:spacing w:line="276" w:lineRule="auto"/>
            </w:pPr>
          </w:p>
          <w:p w14:paraId="73453421" w14:textId="77777777" w:rsidR="00AA15C8" w:rsidRDefault="00AA15C8" w:rsidP="00E510CE">
            <w:pPr>
              <w:spacing w:line="276" w:lineRule="auto"/>
            </w:pPr>
          </w:p>
          <w:p w14:paraId="40EDCBC7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19</w:t>
            </w:r>
          </w:p>
        </w:tc>
        <w:tc>
          <w:tcPr>
            <w:tcW w:w="3449" w:type="dxa"/>
          </w:tcPr>
          <w:p w14:paraId="7DAF5972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1F7DD2"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7EC1407C" wp14:editId="56D3C690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132715</wp:posOffset>
                  </wp:positionV>
                  <wp:extent cx="1630680" cy="1104900"/>
                  <wp:effectExtent l="0" t="0" r="7620" b="0"/>
                  <wp:wrapNone/>
                  <wp:docPr id="828694656" name="Picture 828694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88332" name="Picture 1"/>
                          <pic:cNvPicPr/>
                        </pic:nvPicPr>
                        <pic:blipFill rotWithShape="1"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17" t="41812" r="40169" b="19763"/>
                          <a:stretch/>
                        </pic:blipFill>
                        <pic:spPr bwMode="auto">
                          <a:xfrm>
                            <a:off x="0" y="0"/>
                            <a:ext cx="1631950" cy="1105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B07678B" w14:textId="77777777" w:rsidR="00AA15C8" w:rsidRPr="008637A1" w:rsidRDefault="00AA15C8" w:rsidP="00E510CE">
            <w:pPr>
              <w:spacing w:line="276" w:lineRule="auto"/>
            </w:pPr>
          </w:p>
          <w:p w14:paraId="761C2685" w14:textId="77777777" w:rsidR="00AA15C8" w:rsidRPr="008637A1" w:rsidRDefault="00AA15C8" w:rsidP="00E510CE">
            <w:pPr>
              <w:spacing w:line="276" w:lineRule="auto"/>
            </w:pPr>
          </w:p>
          <w:p w14:paraId="30FEB327" w14:textId="77777777" w:rsidR="00AA15C8" w:rsidRPr="008637A1" w:rsidRDefault="00AA15C8" w:rsidP="00E510CE">
            <w:pPr>
              <w:spacing w:line="276" w:lineRule="auto"/>
            </w:pPr>
          </w:p>
          <w:p w14:paraId="362BBC4E" w14:textId="77777777" w:rsidR="00AA15C8" w:rsidRPr="008637A1" w:rsidRDefault="00AA15C8" w:rsidP="00E510CE">
            <w:pPr>
              <w:spacing w:line="276" w:lineRule="auto"/>
            </w:pPr>
          </w:p>
          <w:p w14:paraId="46E3CDB5" w14:textId="77777777" w:rsidR="00AA15C8" w:rsidRDefault="00AA15C8" w:rsidP="00E510CE">
            <w:pPr>
              <w:spacing w:line="276" w:lineRule="auto"/>
            </w:pPr>
          </w:p>
          <w:p w14:paraId="2C577CA3" w14:textId="77777777" w:rsidR="00AA15C8" w:rsidRDefault="00AA15C8" w:rsidP="00E510CE">
            <w:pPr>
              <w:spacing w:line="276" w:lineRule="auto"/>
            </w:pPr>
          </w:p>
          <w:p w14:paraId="33553190" w14:textId="77777777" w:rsidR="00AA15C8" w:rsidRDefault="00AA15C8" w:rsidP="00E510CE">
            <w:pPr>
              <w:spacing w:line="276" w:lineRule="auto"/>
            </w:pPr>
          </w:p>
          <w:p w14:paraId="665B2B90" w14:textId="77777777" w:rsidR="00AA15C8" w:rsidRDefault="00AA15C8" w:rsidP="00E510CE">
            <w:pPr>
              <w:spacing w:line="276" w:lineRule="auto"/>
            </w:pPr>
          </w:p>
          <w:p w14:paraId="52A333BD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29</w:t>
            </w:r>
          </w:p>
        </w:tc>
        <w:tc>
          <w:tcPr>
            <w:tcW w:w="3449" w:type="dxa"/>
          </w:tcPr>
          <w:p w14:paraId="5A04C03C" w14:textId="77777777" w:rsidR="00AA15C8" w:rsidRPr="008637A1" w:rsidRDefault="00AA15C8" w:rsidP="009819DF">
            <w:pPr>
              <w:numPr>
                <w:ilvl w:val="0"/>
                <w:numId w:val="48"/>
              </w:numPr>
              <w:spacing w:line="276" w:lineRule="auto"/>
              <w:contextualSpacing/>
            </w:pPr>
            <w:r w:rsidRPr="001F7DD2"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15756359" wp14:editId="5371096C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88265</wp:posOffset>
                  </wp:positionV>
                  <wp:extent cx="1962150" cy="1612900"/>
                  <wp:effectExtent l="0" t="0" r="0" b="6350"/>
                  <wp:wrapNone/>
                  <wp:docPr id="1193434435" name="Picture 1193434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88332" name="Picture 1"/>
                          <pic:cNvPicPr/>
                        </pic:nvPicPr>
                        <pic:blipFill rotWithShape="1"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879" t="42365" r="1368" b="1590"/>
                          <a:stretch/>
                        </pic:blipFill>
                        <pic:spPr bwMode="auto">
                          <a:xfrm>
                            <a:off x="0" y="0"/>
                            <a:ext cx="1962150" cy="161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34FB131" w14:textId="77777777" w:rsidR="00AA15C8" w:rsidRPr="008637A1" w:rsidRDefault="00AA15C8" w:rsidP="00E510CE">
            <w:pPr>
              <w:spacing w:line="276" w:lineRule="auto"/>
            </w:pPr>
          </w:p>
          <w:p w14:paraId="234D4DCA" w14:textId="77777777" w:rsidR="00AA15C8" w:rsidRPr="008637A1" w:rsidRDefault="00AA15C8" w:rsidP="00E510CE">
            <w:pPr>
              <w:spacing w:line="276" w:lineRule="auto"/>
            </w:pPr>
          </w:p>
          <w:p w14:paraId="67ADFF92" w14:textId="77777777" w:rsidR="00AA15C8" w:rsidRPr="008637A1" w:rsidRDefault="00AA15C8" w:rsidP="00E510CE">
            <w:pPr>
              <w:spacing w:line="276" w:lineRule="auto"/>
            </w:pPr>
          </w:p>
          <w:p w14:paraId="193275EF" w14:textId="77777777" w:rsidR="00AA15C8" w:rsidRPr="008637A1" w:rsidRDefault="00AA15C8" w:rsidP="00E510CE">
            <w:pPr>
              <w:spacing w:line="276" w:lineRule="auto"/>
            </w:pPr>
          </w:p>
          <w:p w14:paraId="3FE308E6" w14:textId="77777777" w:rsidR="00AA15C8" w:rsidRDefault="00AA15C8" w:rsidP="00E510CE">
            <w:pPr>
              <w:spacing w:line="276" w:lineRule="auto"/>
            </w:pPr>
          </w:p>
          <w:p w14:paraId="03D92671" w14:textId="77777777" w:rsidR="00AA15C8" w:rsidRDefault="00AA15C8" w:rsidP="00E510CE">
            <w:pPr>
              <w:spacing w:line="276" w:lineRule="auto"/>
            </w:pPr>
          </w:p>
          <w:p w14:paraId="3CA46A15" w14:textId="77777777" w:rsidR="00AA15C8" w:rsidRDefault="00AA15C8" w:rsidP="00E510CE">
            <w:pPr>
              <w:spacing w:line="276" w:lineRule="auto"/>
            </w:pPr>
          </w:p>
          <w:p w14:paraId="0A8687D7" w14:textId="77777777" w:rsidR="00AA15C8" w:rsidRPr="008637A1" w:rsidRDefault="00AA15C8" w:rsidP="00E510CE">
            <w:pPr>
              <w:spacing w:line="276" w:lineRule="auto"/>
            </w:pPr>
          </w:p>
          <w:p w14:paraId="6615FF45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40</w:t>
            </w:r>
          </w:p>
        </w:tc>
      </w:tr>
    </w:tbl>
    <w:p w14:paraId="0E32242F" w14:textId="77777777" w:rsidR="00AA15C8" w:rsidRDefault="00AA15C8" w:rsidP="00AA15C8"/>
    <w:p w14:paraId="34A2CC1B" w14:textId="77777777" w:rsidR="00AA15C8" w:rsidRPr="008637A1" w:rsidRDefault="00AA15C8" w:rsidP="009819DF">
      <w:pPr>
        <w:numPr>
          <w:ilvl w:val="0"/>
          <w:numId w:val="62"/>
        </w:numPr>
        <w:contextualSpacing/>
      </w:pPr>
      <w:r w:rsidRPr="008637A1">
        <w:lastRenderedPageBreak/>
        <w:t>Determine the value of these pronumerals using your angle relationships knowledge.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3193465B" w14:textId="77777777" w:rsidTr="00E510CE">
        <w:tc>
          <w:tcPr>
            <w:tcW w:w="3449" w:type="dxa"/>
          </w:tcPr>
          <w:p w14:paraId="647D0804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32836800" wp14:editId="763993D3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238760</wp:posOffset>
                  </wp:positionV>
                  <wp:extent cx="2110105" cy="1241425"/>
                  <wp:effectExtent l="0" t="0" r="4445" b="0"/>
                  <wp:wrapNone/>
                  <wp:docPr id="2140425550" name="Picture 2140425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91483" name=""/>
                          <pic:cNvPicPr/>
                        </pic:nvPicPr>
                        <pic:blipFill rotWithShape="1">
                          <a:blip r:embed="rId1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136" t="50885" r="58322" b="4469"/>
                          <a:stretch/>
                        </pic:blipFill>
                        <pic:spPr bwMode="auto">
                          <a:xfrm>
                            <a:off x="0" y="0"/>
                            <a:ext cx="2110105" cy="124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BA963FC" w14:textId="77777777" w:rsidR="00AA15C8" w:rsidRPr="008637A1" w:rsidRDefault="00AA15C8" w:rsidP="00E510CE">
            <w:pPr>
              <w:spacing w:line="276" w:lineRule="auto"/>
            </w:pPr>
          </w:p>
          <w:p w14:paraId="1C6D8EEB" w14:textId="77777777" w:rsidR="00AA15C8" w:rsidRPr="008637A1" w:rsidRDefault="00AA15C8" w:rsidP="00E510CE">
            <w:pPr>
              <w:spacing w:line="276" w:lineRule="auto"/>
            </w:pPr>
          </w:p>
          <w:p w14:paraId="32109514" w14:textId="77777777" w:rsidR="00AA15C8" w:rsidRPr="008637A1" w:rsidRDefault="00AA15C8" w:rsidP="00E510CE">
            <w:pPr>
              <w:spacing w:line="276" w:lineRule="auto"/>
            </w:pPr>
          </w:p>
          <w:p w14:paraId="4133F396" w14:textId="77777777" w:rsidR="00AA15C8" w:rsidRPr="008637A1" w:rsidRDefault="00AA15C8" w:rsidP="00E510CE">
            <w:pPr>
              <w:spacing w:line="276" w:lineRule="auto"/>
            </w:pPr>
          </w:p>
          <w:p w14:paraId="01149ABC" w14:textId="77777777" w:rsidR="00AA15C8" w:rsidRPr="008637A1" w:rsidRDefault="00AA15C8" w:rsidP="00E510CE">
            <w:pPr>
              <w:spacing w:line="276" w:lineRule="auto"/>
            </w:pPr>
          </w:p>
          <w:p w14:paraId="0E80DE97" w14:textId="77777777" w:rsidR="00AA15C8" w:rsidRDefault="00AA15C8" w:rsidP="00E510CE">
            <w:pPr>
              <w:spacing w:line="276" w:lineRule="auto"/>
            </w:pPr>
          </w:p>
          <w:p w14:paraId="00E7F47E" w14:textId="77777777" w:rsidR="00AA15C8" w:rsidRDefault="00AA15C8" w:rsidP="00E510CE">
            <w:pPr>
              <w:spacing w:line="276" w:lineRule="auto"/>
            </w:pPr>
          </w:p>
          <w:p w14:paraId="5D9B3623" w14:textId="77777777" w:rsidR="00AA15C8" w:rsidRDefault="00AA15C8" w:rsidP="00E510CE">
            <w:pPr>
              <w:spacing w:line="276" w:lineRule="auto"/>
            </w:pPr>
          </w:p>
          <w:p w14:paraId="2678D34B" w14:textId="77777777" w:rsidR="00AA15C8" w:rsidRDefault="00AA15C8" w:rsidP="00E510CE">
            <w:pPr>
              <w:spacing w:line="276" w:lineRule="auto"/>
            </w:pPr>
          </w:p>
          <w:p w14:paraId="044EA12B" w14:textId="77777777" w:rsidR="00AA15C8" w:rsidRDefault="00AA15C8" w:rsidP="00E510CE">
            <w:pPr>
              <w:spacing w:line="276" w:lineRule="auto"/>
            </w:pPr>
          </w:p>
          <w:p w14:paraId="57899595" w14:textId="77777777" w:rsidR="00AA15C8" w:rsidRDefault="00AA15C8" w:rsidP="00E510CE">
            <w:pPr>
              <w:spacing w:line="276" w:lineRule="auto"/>
            </w:pPr>
          </w:p>
          <w:p w14:paraId="543C605A" w14:textId="77777777" w:rsidR="00AA15C8" w:rsidRDefault="00AA15C8" w:rsidP="00E510CE">
            <w:pPr>
              <w:spacing w:line="276" w:lineRule="auto"/>
            </w:pPr>
          </w:p>
          <w:p w14:paraId="2B4933C3" w14:textId="77777777" w:rsidR="00AA15C8" w:rsidRDefault="00AA15C8" w:rsidP="00E510CE">
            <w:pPr>
              <w:spacing w:line="276" w:lineRule="auto"/>
            </w:pPr>
          </w:p>
          <w:p w14:paraId="32539C3A" w14:textId="77777777" w:rsidR="00AA15C8" w:rsidRPr="006B6F2E" w:rsidRDefault="00AA15C8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h=70, f=22.5, g=110</m:t>
                </m:r>
              </m:oMath>
            </m:oMathPara>
          </w:p>
        </w:tc>
        <w:tc>
          <w:tcPr>
            <w:tcW w:w="3449" w:type="dxa"/>
          </w:tcPr>
          <w:p w14:paraId="4C9D357C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19E8FEF7" wp14:editId="1A8A0035">
                  <wp:simplePos x="0" y="0"/>
                  <wp:positionH relativeFrom="column">
                    <wp:posOffset>2771140</wp:posOffset>
                  </wp:positionH>
                  <wp:positionV relativeFrom="paragraph">
                    <wp:posOffset>67945</wp:posOffset>
                  </wp:positionV>
                  <wp:extent cx="1049655" cy="1345565"/>
                  <wp:effectExtent l="0" t="0" r="0" b="6985"/>
                  <wp:wrapNone/>
                  <wp:docPr id="2129698497" name="Picture 2129698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91483" name=""/>
                          <pic:cNvPicPr/>
                        </pic:nvPicPr>
                        <pic:blipFill rotWithShape="1">
                          <a:blip r:embed="rId1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9079" t="52079" r="1814" b="911"/>
                          <a:stretch/>
                        </pic:blipFill>
                        <pic:spPr bwMode="auto">
                          <a:xfrm>
                            <a:off x="0" y="0"/>
                            <a:ext cx="1049655" cy="1345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3B36A6C1" wp14:editId="3AA8081D">
                  <wp:simplePos x="0" y="0"/>
                  <wp:positionH relativeFrom="column">
                    <wp:posOffset>281695</wp:posOffset>
                  </wp:positionH>
                  <wp:positionV relativeFrom="paragraph">
                    <wp:posOffset>179705</wp:posOffset>
                  </wp:positionV>
                  <wp:extent cx="1664188" cy="1183559"/>
                  <wp:effectExtent l="0" t="0" r="0" b="0"/>
                  <wp:wrapNone/>
                  <wp:docPr id="1663971306" name="Picture 166397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91483" name=""/>
                          <pic:cNvPicPr/>
                        </pic:nvPicPr>
                        <pic:blipFill rotWithShape="1">
                          <a:blip r:embed="rId1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4611" t="53639" r="25105" b="5029"/>
                          <a:stretch/>
                        </pic:blipFill>
                        <pic:spPr bwMode="auto">
                          <a:xfrm>
                            <a:off x="0" y="0"/>
                            <a:ext cx="1664188" cy="1183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619BCC6" w14:textId="77777777" w:rsidR="00AA15C8" w:rsidRPr="008637A1" w:rsidRDefault="00AA15C8" w:rsidP="00E510CE">
            <w:pPr>
              <w:spacing w:line="276" w:lineRule="auto"/>
            </w:pPr>
          </w:p>
          <w:p w14:paraId="646BD2E4" w14:textId="77777777" w:rsidR="00AA15C8" w:rsidRPr="008637A1" w:rsidRDefault="00AA15C8" w:rsidP="00E510CE">
            <w:pPr>
              <w:spacing w:line="276" w:lineRule="auto"/>
            </w:pPr>
          </w:p>
          <w:p w14:paraId="1786624D" w14:textId="77777777" w:rsidR="00AA15C8" w:rsidRPr="008637A1" w:rsidRDefault="00AA15C8" w:rsidP="00E510CE">
            <w:pPr>
              <w:spacing w:line="276" w:lineRule="auto"/>
            </w:pPr>
          </w:p>
          <w:p w14:paraId="1975E5EA" w14:textId="77777777" w:rsidR="00AA15C8" w:rsidRPr="008637A1" w:rsidRDefault="00AA15C8" w:rsidP="00E510CE">
            <w:pPr>
              <w:spacing w:line="276" w:lineRule="auto"/>
            </w:pPr>
          </w:p>
          <w:p w14:paraId="5B01EF7D" w14:textId="77777777" w:rsidR="00AA15C8" w:rsidRPr="008637A1" w:rsidRDefault="00AA15C8" w:rsidP="00E510CE">
            <w:pPr>
              <w:spacing w:line="276" w:lineRule="auto"/>
            </w:pPr>
          </w:p>
          <w:p w14:paraId="744D7210" w14:textId="77777777" w:rsidR="00AA15C8" w:rsidRDefault="00AA15C8" w:rsidP="00E510CE">
            <w:pPr>
              <w:spacing w:line="276" w:lineRule="auto"/>
            </w:pPr>
          </w:p>
          <w:p w14:paraId="5A1DBFFB" w14:textId="77777777" w:rsidR="00AA15C8" w:rsidRDefault="00AA15C8" w:rsidP="00E510CE">
            <w:pPr>
              <w:spacing w:line="276" w:lineRule="auto"/>
            </w:pPr>
          </w:p>
          <w:p w14:paraId="425AD6E0" w14:textId="77777777" w:rsidR="00AA15C8" w:rsidRDefault="00AA15C8" w:rsidP="00E510CE">
            <w:pPr>
              <w:spacing w:line="276" w:lineRule="auto"/>
            </w:pPr>
          </w:p>
          <w:p w14:paraId="31F22F49" w14:textId="77777777" w:rsidR="00AA15C8" w:rsidRDefault="00AA15C8" w:rsidP="00E510CE">
            <w:pPr>
              <w:spacing w:line="276" w:lineRule="auto"/>
            </w:pPr>
          </w:p>
          <w:p w14:paraId="330CCA2E" w14:textId="77777777" w:rsidR="00AA15C8" w:rsidRDefault="00AA15C8" w:rsidP="00E510CE">
            <w:pPr>
              <w:spacing w:line="276" w:lineRule="auto"/>
            </w:pPr>
          </w:p>
          <w:p w14:paraId="0CB50534" w14:textId="77777777" w:rsidR="00AA15C8" w:rsidRDefault="00AA15C8" w:rsidP="00E510CE">
            <w:pPr>
              <w:spacing w:line="276" w:lineRule="auto"/>
            </w:pPr>
          </w:p>
          <w:p w14:paraId="1795621A" w14:textId="77777777" w:rsidR="00AA15C8" w:rsidRDefault="00AA15C8" w:rsidP="00E510CE">
            <w:pPr>
              <w:spacing w:line="276" w:lineRule="auto"/>
            </w:pPr>
          </w:p>
          <w:p w14:paraId="58E13A7D" w14:textId="77777777" w:rsidR="00AA15C8" w:rsidRPr="008637A1" w:rsidRDefault="00AA15C8" w:rsidP="00E510CE">
            <w:pPr>
              <w:spacing w:line="276" w:lineRule="auto"/>
            </w:pPr>
          </w:p>
          <w:p w14:paraId="538DAC58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3449" w:type="dxa"/>
          </w:tcPr>
          <w:p w14:paraId="7D198B20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t xml:space="preserve"> </w:t>
            </w:r>
          </w:p>
          <w:p w14:paraId="57FB3EB0" w14:textId="77777777" w:rsidR="00AA15C8" w:rsidRPr="008637A1" w:rsidRDefault="00AA15C8" w:rsidP="00E510CE">
            <w:pPr>
              <w:spacing w:line="276" w:lineRule="auto"/>
            </w:pPr>
          </w:p>
          <w:p w14:paraId="5CA0CDB6" w14:textId="77777777" w:rsidR="00AA15C8" w:rsidRPr="008637A1" w:rsidRDefault="00AA15C8" w:rsidP="00E510CE">
            <w:pPr>
              <w:spacing w:line="276" w:lineRule="auto"/>
            </w:pPr>
          </w:p>
          <w:p w14:paraId="2000AEEA" w14:textId="77777777" w:rsidR="00AA15C8" w:rsidRPr="008637A1" w:rsidRDefault="00AA15C8" w:rsidP="00E510CE">
            <w:pPr>
              <w:spacing w:line="276" w:lineRule="auto"/>
            </w:pPr>
          </w:p>
          <w:p w14:paraId="5542FAC8" w14:textId="77777777" w:rsidR="00AA15C8" w:rsidRPr="008637A1" w:rsidRDefault="00AA15C8" w:rsidP="00E510CE">
            <w:pPr>
              <w:spacing w:line="276" w:lineRule="auto"/>
            </w:pPr>
          </w:p>
          <w:p w14:paraId="059BB835" w14:textId="77777777" w:rsidR="00AA15C8" w:rsidRPr="008637A1" w:rsidRDefault="00AA15C8" w:rsidP="00E510CE">
            <w:pPr>
              <w:spacing w:line="276" w:lineRule="auto"/>
            </w:pPr>
          </w:p>
          <w:p w14:paraId="41F66BCC" w14:textId="77777777" w:rsidR="00AA15C8" w:rsidRDefault="00AA15C8" w:rsidP="00E510CE">
            <w:pPr>
              <w:spacing w:line="276" w:lineRule="auto"/>
            </w:pPr>
          </w:p>
          <w:p w14:paraId="259240D6" w14:textId="77777777" w:rsidR="00AA15C8" w:rsidRDefault="00AA15C8" w:rsidP="00E510CE">
            <w:pPr>
              <w:spacing w:line="276" w:lineRule="auto"/>
            </w:pPr>
          </w:p>
          <w:p w14:paraId="76CE0F68" w14:textId="77777777" w:rsidR="00AA15C8" w:rsidRDefault="00AA15C8" w:rsidP="00E510CE">
            <w:pPr>
              <w:spacing w:line="276" w:lineRule="auto"/>
            </w:pPr>
          </w:p>
          <w:p w14:paraId="5A31F56D" w14:textId="77777777" w:rsidR="00AA15C8" w:rsidRDefault="00AA15C8" w:rsidP="00E510CE">
            <w:pPr>
              <w:spacing w:line="276" w:lineRule="auto"/>
            </w:pPr>
          </w:p>
          <w:p w14:paraId="49A13F1F" w14:textId="77777777" w:rsidR="00AA15C8" w:rsidRDefault="00AA15C8" w:rsidP="00E510CE">
            <w:pPr>
              <w:spacing w:line="276" w:lineRule="auto"/>
            </w:pPr>
          </w:p>
          <w:p w14:paraId="49FF7103" w14:textId="77777777" w:rsidR="00AA15C8" w:rsidRDefault="00AA15C8" w:rsidP="00E510CE">
            <w:pPr>
              <w:spacing w:line="276" w:lineRule="auto"/>
            </w:pPr>
          </w:p>
          <w:p w14:paraId="679F5761" w14:textId="77777777" w:rsidR="00AA15C8" w:rsidRDefault="00AA15C8" w:rsidP="00E510CE">
            <w:pPr>
              <w:spacing w:line="276" w:lineRule="auto"/>
            </w:pPr>
          </w:p>
          <w:p w14:paraId="66E81587" w14:textId="77777777" w:rsidR="00AA15C8" w:rsidRDefault="00AA15C8" w:rsidP="00E510CE">
            <w:pPr>
              <w:spacing w:line="276" w:lineRule="auto"/>
            </w:pPr>
          </w:p>
          <w:p w14:paraId="708ECE75" w14:textId="77777777" w:rsidR="00AA15C8" w:rsidRPr="003F0289" w:rsidRDefault="00AA15C8" w:rsidP="00E510C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y=15, z=40</m:t>
                </m:r>
              </m:oMath>
            </m:oMathPara>
          </w:p>
        </w:tc>
      </w:tr>
      <w:tr w:rsidR="00AA15C8" w:rsidRPr="008637A1" w14:paraId="09F0983B" w14:textId="77777777" w:rsidTr="00E510CE">
        <w:tc>
          <w:tcPr>
            <w:tcW w:w="3449" w:type="dxa"/>
          </w:tcPr>
          <w:p w14:paraId="79FEE19A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5B4C1DBF" wp14:editId="121E00BB">
                  <wp:simplePos x="0" y="0"/>
                  <wp:positionH relativeFrom="column">
                    <wp:posOffset>21834</wp:posOffset>
                  </wp:positionH>
                  <wp:positionV relativeFrom="paragraph">
                    <wp:posOffset>213311</wp:posOffset>
                  </wp:positionV>
                  <wp:extent cx="1975339" cy="1173810"/>
                  <wp:effectExtent l="0" t="0" r="6350" b="7620"/>
                  <wp:wrapNone/>
                  <wp:docPr id="119510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0006" name=""/>
                          <pic:cNvPicPr/>
                        </pic:nvPicPr>
                        <pic:blipFill rotWithShape="1">
                          <a:blip r:embed="rId176"/>
                          <a:srcRect l="4285" r="63838" b="55070"/>
                          <a:stretch/>
                        </pic:blipFill>
                        <pic:spPr bwMode="auto">
                          <a:xfrm>
                            <a:off x="0" y="0"/>
                            <a:ext cx="1976226" cy="1174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4221DB43" w14:textId="77777777" w:rsidR="00AA15C8" w:rsidRPr="008637A1" w:rsidRDefault="00AA15C8" w:rsidP="00E510CE">
            <w:pPr>
              <w:spacing w:line="276" w:lineRule="auto"/>
            </w:pPr>
          </w:p>
          <w:p w14:paraId="27E57F2B" w14:textId="77777777" w:rsidR="00AA15C8" w:rsidRPr="008637A1" w:rsidRDefault="00AA15C8" w:rsidP="00E510CE">
            <w:pPr>
              <w:spacing w:line="276" w:lineRule="auto"/>
            </w:pPr>
          </w:p>
          <w:p w14:paraId="2A4C68B1" w14:textId="77777777" w:rsidR="00AA15C8" w:rsidRPr="008637A1" w:rsidRDefault="00AA15C8" w:rsidP="00E510CE">
            <w:pPr>
              <w:spacing w:line="276" w:lineRule="auto"/>
            </w:pPr>
          </w:p>
          <w:p w14:paraId="5059207F" w14:textId="77777777" w:rsidR="00AA15C8" w:rsidRPr="008637A1" w:rsidRDefault="00AA15C8" w:rsidP="00E510CE">
            <w:pPr>
              <w:spacing w:line="276" w:lineRule="auto"/>
            </w:pPr>
          </w:p>
          <w:p w14:paraId="06408BF2" w14:textId="77777777" w:rsidR="00AA15C8" w:rsidRPr="008637A1" w:rsidRDefault="00AA15C8" w:rsidP="00E510CE">
            <w:pPr>
              <w:spacing w:line="276" w:lineRule="auto"/>
            </w:pPr>
          </w:p>
          <w:p w14:paraId="7545744A" w14:textId="77777777" w:rsidR="00AA15C8" w:rsidRPr="008637A1" w:rsidRDefault="00AA15C8" w:rsidP="00E510CE">
            <w:pPr>
              <w:spacing w:line="276" w:lineRule="auto"/>
            </w:pPr>
          </w:p>
          <w:p w14:paraId="048B2FA0" w14:textId="77777777" w:rsidR="00AA15C8" w:rsidRPr="008637A1" w:rsidRDefault="00AA15C8" w:rsidP="00E510CE">
            <w:pPr>
              <w:spacing w:line="276" w:lineRule="auto"/>
            </w:pPr>
          </w:p>
          <w:p w14:paraId="6AAEC099" w14:textId="77777777" w:rsidR="00AA15C8" w:rsidRDefault="00AA15C8" w:rsidP="00E510CE">
            <w:pPr>
              <w:spacing w:line="276" w:lineRule="auto"/>
            </w:pPr>
          </w:p>
          <w:p w14:paraId="4D1FA59E" w14:textId="77777777" w:rsidR="00AA15C8" w:rsidRDefault="00AA15C8" w:rsidP="00E510CE">
            <w:pPr>
              <w:spacing w:line="276" w:lineRule="auto"/>
            </w:pPr>
          </w:p>
          <w:p w14:paraId="522177C9" w14:textId="77777777" w:rsidR="00AA15C8" w:rsidRDefault="00AA15C8" w:rsidP="00E510CE">
            <w:pPr>
              <w:spacing w:line="276" w:lineRule="auto"/>
            </w:pPr>
          </w:p>
          <w:p w14:paraId="68FD4E9B" w14:textId="77777777" w:rsidR="00AA15C8" w:rsidRDefault="00AA15C8" w:rsidP="00E510CE">
            <w:pPr>
              <w:spacing w:line="276" w:lineRule="auto"/>
            </w:pPr>
          </w:p>
          <w:p w14:paraId="58BD826C" w14:textId="77777777" w:rsidR="00AA15C8" w:rsidRPr="008637A1" w:rsidRDefault="00AA15C8" w:rsidP="00E510CE">
            <w:pPr>
              <w:spacing w:line="276" w:lineRule="auto"/>
            </w:pPr>
          </w:p>
          <w:p w14:paraId="79415B92" w14:textId="77777777" w:rsidR="00AA15C8" w:rsidRPr="008637A1" w:rsidRDefault="00AA15C8" w:rsidP="00E510CE">
            <w:pPr>
              <w:spacing w:line="276" w:lineRule="auto"/>
            </w:pPr>
          </w:p>
          <w:p w14:paraId="5B62F749" w14:textId="77777777" w:rsidR="00AA15C8" w:rsidRPr="008637A1" w:rsidRDefault="00AA15C8" w:rsidP="00E510CE">
            <w:pPr>
              <w:spacing w:line="276" w:lineRule="auto"/>
            </w:pPr>
          </w:p>
          <w:p w14:paraId="7EB5801C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255</w:t>
            </w:r>
          </w:p>
        </w:tc>
        <w:tc>
          <w:tcPr>
            <w:tcW w:w="3449" w:type="dxa"/>
          </w:tcPr>
          <w:p w14:paraId="1400B526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240EBF55" wp14:editId="64CED899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71755</wp:posOffset>
                  </wp:positionV>
                  <wp:extent cx="1522730" cy="1377315"/>
                  <wp:effectExtent l="0" t="0" r="1270" b="0"/>
                  <wp:wrapNone/>
                  <wp:docPr id="1955825350" name="Picture 1955825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0006" name=""/>
                          <pic:cNvPicPr/>
                        </pic:nvPicPr>
                        <pic:blipFill rotWithShape="1">
                          <a:blip r:embed="rId176"/>
                          <a:srcRect l="47599" t="1" r="27810" b="47259"/>
                          <a:stretch/>
                        </pic:blipFill>
                        <pic:spPr bwMode="auto">
                          <a:xfrm>
                            <a:off x="0" y="0"/>
                            <a:ext cx="1522730" cy="137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A3239C2" w14:textId="77777777" w:rsidR="00AA15C8" w:rsidRPr="008637A1" w:rsidRDefault="00AA15C8" w:rsidP="00E510CE">
            <w:pPr>
              <w:spacing w:line="276" w:lineRule="auto"/>
            </w:pPr>
          </w:p>
          <w:p w14:paraId="73DEC833" w14:textId="77777777" w:rsidR="00AA15C8" w:rsidRPr="008637A1" w:rsidRDefault="00AA15C8" w:rsidP="00E510CE">
            <w:pPr>
              <w:spacing w:line="276" w:lineRule="auto"/>
            </w:pPr>
          </w:p>
          <w:p w14:paraId="44B34F21" w14:textId="77777777" w:rsidR="00AA15C8" w:rsidRPr="008637A1" w:rsidRDefault="00AA15C8" w:rsidP="00E510CE">
            <w:pPr>
              <w:spacing w:line="276" w:lineRule="auto"/>
            </w:pPr>
          </w:p>
          <w:p w14:paraId="2DEF6F8B" w14:textId="77777777" w:rsidR="00AA15C8" w:rsidRPr="008637A1" w:rsidRDefault="00AA15C8" w:rsidP="00E510CE">
            <w:pPr>
              <w:spacing w:line="276" w:lineRule="auto"/>
            </w:pPr>
          </w:p>
          <w:p w14:paraId="5596F712" w14:textId="77777777" w:rsidR="00AA15C8" w:rsidRPr="008637A1" w:rsidRDefault="00AA15C8" w:rsidP="00E510CE">
            <w:pPr>
              <w:spacing w:line="276" w:lineRule="auto"/>
            </w:pPr>
          </w:p>
          <w:p w14:paraId="1B9143A2" w14:textId="77777777" w:rsidR="00AA15C8" w:rsidRPr="008637A1" w:rsidRDefault="00AA15C8" w:rsidP="00E510CE">
            <w:pPr>
              <w:spacing w:line="276" w:lineRule="auto"/>
            </w:pPr>
          </w:p>
          <w:p w14:paraId="2EDC6C61" w14:textId="77777777" w:rsidR="00AA15C8" w:rsidRPr="008637A1" w:rsidRDefault="00AA15C8" w:rsidP="00E510CE">
            <w:pPr>
              <w:spacing w:line="276" w:lineRule="auto"/>
            </w:pPr>
          </w:p>
          <w:p w14:paraId="59368680" w14:textId="77777777" w:rsidR="00AA15C8" w:rsidRPr="008637A1" w:rsidRDefault="00AA15C8" w:rsidP="00E510CE">
            <w:pPr>
              <w:spacing w:line="276" w:lineRule="auto"/>
            </w:pPr>
          </w:p>
          <w:p w14:paraId="1BD2BE5C" w14:textId="77777777" w:rsidR="00AA15C8" w:rsidRDefault="00AA15C8" w:rsidP="00E510CE">
            <w:pPr>
              <w:spacing w:line="276" w:lineRule="auto"/>
            </w:pPr>
          </w:p>
          <w:p w14:paraId="7EDD8B70" w14:textId="77777777" w:rsidR="00AA15C8" w:rsidRDefault="00AA15C8" w:rsidP="00E510CE">
            <w:pPr>
              <w:spacing w:line="276" w:lineRule="auto"/>
            </w:pPr>
          </w:p>
          <w:p w14:paraId="143B347D" w14:textId="77777777" w:rsidR="00AA15C8" w:rsidRDefault="00AA15C8" w:rsidP="00E510CE">
            <w:pPr>
              <w:spacing w:line="276" w:lineRule="auto"/>
            </w:pPr>
          </w:p>
          <w:p w14:paraId="3E5948FF" w14:textId="77777777" w:rsidR="00AA15C8" w:rsidRDefault="00AA15C8" w:rsidP="00E510CE">
            <w:pPr>
              <w:spacing w:line="276" w:lineRule="auto"/>
            </w:pPr>
          </w:p>
          <w:p w14:paraId="02523136" w14:textId="77777777" w:rsidR="00AA15C8" w:rsidRDefault="00AA15C8" w:rsidP="00E510CE">
            <w:pPr>
              <w:spacing w:line="276" w:lineRule="auto"/>
            </w:pPr>
          </w:p>
          <w:p w14:paraId="26369E8A" w14:textId="77777777" w:rsidR="00AA15C8" w:rsidRDefault="00AA15C8" w:rsidP="00E510CE">
            <w:pPr>
              <w:spacing w:line="276" w:lineRule="auto"/>
            </w:pPr>
          </w:p>
          <w:p w14:paraId="186CD746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3449" w:type="dxa"/>
          </w:tcPr>
          <w:p w14:paraId="228B5952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6E5852AD" wp14:editId="4D68A2AB">
                  <wp:simplePos x="0" y="0"/>
                  <wp:positionH relativeFrom="column">
                    <wp:posOffset>476885</wp:posOffset>
                  </wp:positionH>
                  <wp:positionV relativeFrom="paragraph">
                    <wp:posOffset>72390</wp:posOffset>
                  </wp:positionV>
                  <wp:extent cx="1235075" cy="1341755"/>
                  <wp:effectExtent l="0" t="0" r="3175" b="0"/>
                  <wp:wrapNone/>
                  <wp:docPr id="2110292789" name="Picture 2110292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0006" name=""/>
                          <pic:cNvPicPr/>
                        </pic:nvPicPr>
                        <pic:blipFill rotWithShape="1">
                          <a:blip r:embed="rId176"/>
                          <a:srcRect l="77890" t="450" r="2157" b="48151"/>
                          <a:stretch/>
                        </pic:blipFill>
                        <pic:spPr bwMode="auto">
                          <a:xfrm>
                            <a:off x="0" y="0"/>
                            <a:ext cx="1235075" cy="134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6EE5DCD" w14:textId="77777777" w:rsidR="00AA15C8" w:rsidRPr="008637A1" w:rsidRDefault="00AA15C8" w:rsidP="00E510CE">
            <w:pPr>
              <w:spacing w:line="276" w:lineRule="auto"/>
            </w:pPr>
          </w:p>
          <w:p w14:paraId="11917876" w14:textId="77777777" w:rsidR="00AA15C8" w:rsidRPr="008637A1" w:rsidRDefault="00AA15C8" w:rsidP="00E510CE">
            <w:pPr>
              <w:spacing w:line="276" w:lineRule="auto"/>
            </w:pPr>
          </w:p>
          <w:p w14:paraId="14C70B6E" w14:textId="77777777" w:rsidR="00AA15C8" w:rsidRPr="008637A1" w:rsidRDefault="00AA15C8" w:rsidP="00E510CE">
            <w:pPr>
              <w:spacing w:line="276" w:lineRule="auto"/>
            </w:pPr>
          </w:p>
          <w:p w14:paraId="330E3628" w14:textId="77777777" w:rsidR="00AA15C8" w:rsidRPr="008637A1" w:rsidRDefault="00AA15C8" w:rsidP="00E510CE">
            <w:pPr>
              <w:spacing w:line="276" w:lineRule="auto"/>
            </w:pPr>
          </w:p>
          <w:p w14:paraId="4340630A" w14:textId="77777777" w:rsidR="00AA15C8" w:rsidRPr="008637A1" w:rsidRDefault="00AA15C8" w:rsidP="00E510CE">
            <w:pPr>
              <w:spacing w:line="276" w:lineRule="auto"/>
            </w:pPr>
          </w:p>
          <w:p w14:paraId="18244D8D" w14:textId="77777777" w:rsidR="00AA15C8" w:rsidRDefault="00AA15C8" w:rsidP="00E510CE">
            <w:pPr>
              <w:spacing w:line="276" w:lineRule="auto"/>
            </w:pPr>
          </w:p>
          <w:p w14:paraId="43BFE8AC" w14:textId="77777777" w:rsidR="00AA15C8" w:rsidRDefault="00AA15C8" w:rsidP="00E510CE">
            <w:pPr>
              <w:spacing w:line="276" w:lineRule="auto"/>
            </w:pPr>
          </w:p>
          <w:p w14:paraId="344DEF25" w14:textId="77777777" w:rsidR="00AA15C8" w:rsidRDefault="00AA15C8" w:rsidP="00E510CE">
            <w:pPr>
              <w:spacing w:line="276" w:lineRule="auto"/>
            </w:pPr>
          </w:p>
          <w:p w14:paraId="2CDC1E0F" w14:textId="77777777" w:rsidR="00AA15C8" w:rsidRDefault="00AA15C8" w:rsidP="00E510CE">
            <w:pPr>
              <w:spacing w:line="276" w:lineRule="auto"/>
            </w:pPr>
          </w:p>
          <w:p w14:paraId="1379E118" w14:textId="77777777" w:rsidR="00AA15C8" w:rsidRDefault="00AA15C8" w:rsidP="00E510CE">
            <w:pPr>
              <w:spacing w:line="276" w:lineRule="auto"/>
            </w:pPr>
          </w:p>
          <w:p w14:paraId="45BD1FAC" w14:textId="77777777" w:rsidR="00AA15C8" w:rsidRDefault="00AA15C8" w:rsidP="00E510CE">
            <w:pPr>
              <w:spacing w:line="276" w:lineRule="auto"/>
            </w:pPr>
          </w:p>
          <w:p w14:paraId="0374EE0B" w14:textId="77777777" w:rsidR="00AA15C8" w:rsidRDefault="00AA15C8" w:rsidP="00E510CE">
            <w:pPr>
              <w:spacing w:line="276" w:lineRule="auto"/>
            </w:pPr>
          </w:p>
          <w:p w14:paraId="37DCC655" w14:textId="77777777" w:rsidR="00AA15C8" w:rsidRDefault="00AA15C8" w:rsidP="00E510CE">
            <w:pPr>
              <w:spacing w:line="276" w:lineRule="auto"/>
            </w:pPr>
          </w:p>
          <w:p w14:paraId="2BB17668" w14:textId="77777777" w:rsidR="00AA15C8" w:rsidRDefault="00AA15C8" w:rsidP="00E510CE">
            <w:pPr>
              <w:spacing w:line="276" w:lineRule="auto"/>
            </w:pPr>
          </w:p>
          <w:p w14:paraId="52185137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115</w:t>
            </w:r>
          </w:p>
        </w:tc>
      </w:tr>
      <w:tr w:rsidR="00AA15C8" w:rsidRPr="008637A1" w14:paraId="27E6A7C2" w14:textId="77777777" w:rsidTr="00E510CE">
        <w:tc>
          <w:tcPr>
            <w:tcW w:w="3449" w:type="dxa"/>
          </w:tcPr>
          <w:p w14:paraId="6E0CBC77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423562A5" wp14:editId="15163CB2">
                  <wp:simplePos x="0" y="0"/>
                  <wp:positionH relativeFrom="column">
                    <wp:posOffset>21834</wp:posOffset>
                  </wp:positionH>
                  <wp:positionV relativeFrom="paragraph">
                    <wp:posOffset>213311</wp:posOffset>
                  </wp:positionV>
                  <wp:extent cx="1975339" cy="1173810"/>
                  <wp:effectExtent l="0" t="0" r="6350" b="7620"/>
                  <wp:wrapNone/>
                  <wp:docPr id="1411170031" name="Picture 141117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0006" name=""/>
                          <pic:cNvPicPr/>
                        </pic:nvPicPr>
                        <pic:blipFill rotWithShape="1">
                          <a:blip r:embed="rId176"/>
                          <a:srcRect l="4285" t="50271" r="63838" b="4799"/>
                          <a:stretch/>
                        </pic:blipFill>
                        <pic:spPr bwMode="auto">
                          <a:xfrm>
                            <a:off x="0" y="0"/>
                            <a:ext cx="1976226" cy="1174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79A7016F" w14:textId="77777777" w:rsidR="00AA15C8" w:rsidRPr="008637A1" w:rsidRDefault="00AA15C8" w:rsidP="00E510CE">
            <w:pPr>
              <w:spacing w:line="276" w:lineRule="auto"/>
            </w:pPr>
          </w:p>
          <w:p w14:paraId="16EF0839" w14:textId="77777777" w:rsidR="00AA15C8" w:rsidRPr="008637A1" w:rsidRDefault="00AA15C8" w:rsidP="00E510CE">
            <w:pPr>
              <w:spacing w:line="276" w:lineRule="auto"/>
            </w:pPr>
          </w:p>
          <w:p w14:paraId="6B1B20C9" w14:textId="77777777" w:rsidR="00AA15C8" w:rsidRPr="008637A1" w:rsidRDefault="00AA15C8" w:rsidP="00E510CE">
            <w:pPr>
              <w:spacing w:line="276" w:lineRule="auto"/>
            </w:pPr>
          </w:p>
          <w:p w14:paraId="0AC5B410" w14:textId="77777777" w:rsidR="00AA15C8" w:rsidRPr="008637A1" w:rsidRDefault="00AA15C8" w:rsidP="00E510CE">
            <w:pPr>
              <w:spacing w:line="276" w:lineRule="auto"/>
            </w:pPr>
          </w:p>
          <w:p w14:paraId="5D9972CC" w14:textId="77777777" w:rsidR="00AA15C8" w:rsidRPr="008637A1" w:rsidRDefault="00AA15C8" w:rsidP="00E510CE">
            <w:pPr>
              <w:spacing w:line="276" w:lineRule="auto"/>
            </w:pPr>
          </w:p>
          <w:p w14:paraId="62D5E3A9" w14:textId="77777777" w:rsidR="00AA15C8" w:rsidRPr="008637A1" w:rsidRDefault="00AA15C8" w:rsidP="00E510CE">
            <w:pPr>
              <w:spacing w:line="276" w:lineRule="auto"/>
            </w:pPr>
          </w:p>
          <w:p w14:paraId="428BA548" w14:textId="77777777" w:rsidR="00AA15C8" w:rsidRPr="008637A1" w:rsidRDefault="00AA15C8" w:rsidP="00E510CE">
            <w:pPr>
              <w:spacing w:line="276" w:lineRule="auto"/>
            </w:pPr>
          </w:p>
          <w:p w14:paraId="0250A1AA" w14:textId="77777777" w:rsidR="00AA15C8" w:rsidRDefault="00AA15C8" w:rsidP="00E510CE">
            <w:pPr>
              <w:spacing w:line="276" w:lineRule="auto"/>
            </w:pPr>
          </w:p>
          <w:p w14:paraId="6A569673" w14:textId="77777777" w:rsidR="00AA15C8" w:rsidRDefault="00AA15C8" w:rsidP="00E510CE">
            <w:pPr>
              <w:spacing w:line="276" w:lineRule="auto"/>
            </w:pPr>
          </w:p>
          <w:p w14:paraId="16D6B39E" w14:textId="77777777" w:rsidR="00AA15C8" w:rsidRDefault="00AA15C8" w:rsidP="00E510CE">
            <w:pPr>
              <w:spacing w:line="276" w:lineRule="auto"/>
            </w:pPr>
          </w:p>
          <w:p w14:paraId="45B565DA" w14:textId="77777777" w:rsidR="00AA15C8" w:rsidRDefault="00AA15C8" w:rsidP="00E510CE">
            <w:pPr>
              <w:spacing w:line="276" w:lineRule="auto"/>
            </w:pPr>
          </w:p>
          <w:p w14:paraId="5B11318A" w14:textId="77777777" w:rsidR="00AA15C8" w:rsidRPr="008637A1" w:rsidRDefault="00AA15C8" w:rsidP="00E510CE">
            <w:pPr>
              <w:spacing w:line="276" w:lineRule="auto"/>
            </w:pPr>
          </w:p>
          <w:p w14:paraId="3DA650B4" w14:textId="77777777" w:rsidR="00AA15C8" w:rsidRPr="008637A1" w:rsidRDefault="00AA15C8" w:rsidP="00E510CE">
            <w:pPr>
              <w:spacing w:line="276" w:lineRule="auto"/>
            </w:pPr>
          </w:p>
          <w:p w14:paraId="3072CD80" w14:textId="77777777" w:rsidR="00AA15C8" w:rsidRPr="008637A1" w:rsidRDefault="00AA15C8" w:rsidP="00E510CE">
            <w:pPr>
              <w:spacing w:line="276" w:lineRule="auto"/>
            </w:pPr>
          </w:p>
          <w:p w14:paraId="3F42859C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37</w:t>
            </w:r>
          </w:p>
        </w:tc>
        <w:tc>
          <w:tcPr>
            <w:tcW w:w="3449" w:type="dxa"/>
          </w:tcPr>
          <w:p w14:paraId="760C90E7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11232998" wp14:editId="0CFF7727">
                  <wp:simplePos x="0" y="0"/>
                  <wp:positionH relativeFrom="column">
                    <wp:posOffset>334596</wp:posOffset>
                  </wp:positionH>
                  <wp:positionV relativeFrom="paragraph">
                    <wp:posOffset>71609</wp:posOffset>
                  </wp:positionV>
                  <wp:extent cx="1336431" cy="844062"/>
                  <wp:effectExtent l="0" t="0" r="0" b="0"/>
                  <wp:wrapNone/>
                  <wp:docPr id="561955898" name="Picture 561955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0006" name=""/>
                          <pic:cNvPicPr/>
                        </pic:nvPicPr>
                        <pic:blipFill rotWithShape="1">
                          <a:blip r:embed="rId176"/>
                          <a:srcRect l="47599" t="55664" r="30819" b="12015"/>
                          <a:stretch/>
                        </pic:blipFill>
                        <pic:spPr bwMode="auto">
                          <a:xfrm>
                            <a:off x="0" y="0"/>
                            <a:ext cx="1336431" cy="844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B1FE8F3" w14:textId="77777777" w:rsidR="00AA15C8" w:rsidRPr="008637A1" w:rsidRDefault="00AA15C8" w:rsidP="00E510CE">
            <w:pPr>
              <w:spacing w:line="276" w:lineRule="auto"/>
            </w:pPr>
          </w:p>
          <w:p w14:paraId="72389601" w14:textId="77777777" w:rsidR="00AA15C8" w:rsidRPr="008637A1" w:rsidRDefault="00AA15C8" w:rsidP="00E510CE">
            <w:pPr>
              <w:spacing w:line="276" w:lineRule="auto"/>
            </w:pPr>
          </w:p>
          <w:p w14:paraId="7FDF9B7F" w14:textId="77777777" w:rsidR="00AA15C8" w:rsidRPr="008637A1" w:rsidRDefault="00AA15C8" w:rsidP="00E510CE">
            <w:pPr>
              <w:spacing w:line="276" w:lineRule="auto"/>
            </w:pPr>
          </w:p>
          <w:p w14:paraId="405D5025" w14:textId="77777777" w:rsidR="00AA15C8" w:rsidRPr="008637A1" w:rsidRDefault="00AA15C8" w:rsidP="00E510CE">
            <w:pPr>
              <w:spacing w:line="276" w:lineRule="auto"/>
            </w:pPr>
          </w:p>
          <w:p w14:paraId="56D882C4" w14:textId="77777777" w:rsidR="00AA15C8" w:rsidRPr="008637A1" w:rsidRDefault="00AA15C8" w:rsidP="00E510CE">
            <w:pPr>
              <w:spacing w:line="276" w:lineRule="auto"/>
            </w:pPr>
          </w:p>
          <w:p w14:paraId="4B1D858D" w14:textId="77777777" w:rsidR="00AA15C8" w:rsidRPr="008637A1" w:rsidRDefault="00AA15C8" w:rsidP="00E510CE">
            <w:pPr>
              <w:spacing w:line="276" w:lineRule="auto"/>
            </w:pPr>
          </w:p>
          <w:p w14:paraId="46993EB9" w14:textId="77777777" w:rsidR="00AA15C8" w:rsidRDefault="00AA15C8" w:rsidP="00E510CE">
            <w:pPr>
              <w:spacing w:line="276" w:lineRule="auto"/>
            </w:pPr>
          </w:p>
          <w:p w14:paraId="00082A82" w14:textId="77777777" w:rsidR="00AA15C8" w:rsidRDefault="00AA15C8" w:rsidP="00E510CE">
            <w:pPr>
              <w:spacing w:line="276" w:lineRule="auto"/>
            </w:pPr>
          </w:p>
          <w:p w14:paraId="545374E6" w14:textId="77777777" w:rsidR="00AA15C8" w:rsidRDefault="00AA15C8" w:rsidP="00E510CE">
            <w:pPr>
              <w:spacing w:line="276" w:lineRule="auto"/>
            </w:pPr>
          </w:p>
          <w:p w14:paraId="20B873D3" w14:textId="77777777" w:rsidR="00AA15C8" w:rsidRDefault="00AA15C8" w:rsidP="00E510CE">
            <w:pPr>
              <w:spacing w:line="276" w:lineRule="auto"/>
            </w:pPr>
          </w:p>
          <w:p w14:paraId="5F4025B7" w14:textId="77777777" w:rsidR="00AA15C8" w:rsidRDefault="00AA15C8" w:rsidP="00E510CE">
            <w:pPr>
              <w:spacing w:line="276" w:lineRule="auto"/>
            </w:pPr>
          </w:p>
          <w:p w14:paraId="3AF3C2EF" w14:textId="77777777" w:rsidR="00AA15C8" w:rsidRDefault="00AA15C8" w:rsidP="00E510CE">
            <w:pPr>
              <w:spacing w:line="276" w:lineRule="auto"/>
            </w:pPr>
          </w:p>
          <w:p w14:paraId="348A226B" w14:textId="77777777" w:rsidR="00AA15C8" w:rsidRPr="008637A1" w:rsidRDefault="00AA15C8" w:rsidP="00E510CE">
            <w:pPr>
              <w:spacing w:line="276" w:lineRule="auto"/>
            </w:pPr>
          </w:p>
          <w:p w14:paraId="32572350" w14:textId="77777777" w:rsidR="00AA15C8" w:rsidRPr="008637A1" w:rsidRDefault="00AA15C8" w:rsidP="00E510CE">
            <w:pPr>
              <w:spacing w:line="276" w:lineRule="auto"/>
            </w:pPr>
          </w:p>
          <w:p w14:paraId="53F26FA1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28</w:t>
            </w:r>
          </w:p>
        </w:tc>
        <w:tc>
          <w:tcPr>
            <w:tcW w:w="3449" w:type="dxa"/>
          </w:tcPr>
          <w:p w14:paraId="16B15CD7" w14:textId="77777777" w:rsidR="00AA15C8" w:rsidRPr="008637A1" w:rsidRDefault="00AA15C8" w:rsidP="009819DF">
            <w:pPr>
              <w:numPr>
                <w:ilvl w:val="0"/>
                <w:numId w:val="64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3F8AB8DB" wp14:editId="47E29169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30480</wp:posOffset>
                  </wp:positionV>
                  <wp:extent cx="1545590" cy="1130300"/>
                  <wp:effectExtent l="0" t="0" r="0" b="0"/>
                  <wp:wrapNone/>
                  <wp:docPr id="415790329" name="Picture 41579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0006" name=""/>
                          <pic:cNvPicPr/>
                        </pic:nvPicPr>
                        <pic:blipFill rotWithShape="1">
                          <a:blip r:embed="rId176"/>
                          <a:srcRect l="72872" t="56684" r="2157"/>
                          <a:stretch/>
                        </pic:blipFill>
                        <pic:spPr bwMode="auto">
                          <a:xfrm>
                            <a:off x="0" y="0"/>
                            <a:ext cx="1545590" cy="1130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2D43666B" w14:textId="77777777" w:rsidR="00AA15C8" w:rsidRPr="008637A1" w:rsidRDefault="00AA15C8" w:rsidP="00E510CE">
            <w:pPr>
              <w:spacing w:line="276" w:lineRule="auto"/>
            </w:pPr>
          </w:p>
          <w:p w14:paraId="0DBCE733" w14:textId="77777777" w:rsidR="00AA15C8" w:rsidRPr="008637A1" w:rsidRDefault="00AA15C8" w:rsidP="00E510CE">
            <w:pPr>
              <w:spacing w:line="276" w:lineRule="auto"/>
            </w:pPr>
          </w:p>
          <w:p w14:paraId="22FE3837" w14:textId="77777777" w:rsidR="00AA15C8" w:rsidRPr="008637A1" w:rsidRDefault="00AA15C8" w:rsidP="00E510CE">
            <w:pPr>
              <w:spacing w:line="276" w:lineRule="auto"/>
            </w:pPr>
          </w:p>
          <w:p w14:paraId="0DBF61A9" w14:textId="77777777" w:rsidR="00AA15C8" w:rsidRPr="008637A1" w:rsidRDefault="00AA15C8" w:rsidP="00E510CE">
            <w:pPr>
              <w:spacing w:line="276" w:lineRule="auto"/>
            </w:pPr>
          </w:p>
          <w:p w14:paraId="02125568" w14:textId="77777777" w:rsidR="00AA15C8" w:rsidRPr="008637A1" w:rsidRDefault="00AA15C8" w:rsidP="00E510CE">
            <w:pPr>
              <w:spacing w:line="276" w:lineRule="auto"/>
            </w:pPr>
          </w:p>
          <w:p w14:paraId="1463356D" w14:textId="77777777" w:rsidR="00AA15C8" w:rsidRDefault="00AA15C8" w:rsidP="00E510CE">
            <w:pPr>
              <w:spacing w:line="276" w:lineRule="auto"/>
            </w:pPr>
          </w:p>
          <w:p w14:paraId="3D054462" w14:textId="77777777" w:rsidR="00AA15C8" w:rsidRDefault="00AA15C8" w:rsidP="00E510CE">
            <w:pPr>
              <w:spacing w:line="276" w:lineRule="auto"/>
            </w:pPr>
          </w:p>
          <w:p w14:paraId="0E1D2D69" w14:textId="77777777" w:rsidR="00AA15C8" w:rsidRDefault="00AA15C8" w:rsidP="00E510CE">
            <w:pPr>
              <w:spacing w:line="276" w:lineRule="auto"/>
            </w:pPr>
          </w:p>
          <w:p w14:paraId="1063C567" w14:textId="77777777" w:rsidR="00AA15C8" w:rsidRDefault="00AA15C8" w:rsidP="00E510CE">
            <w:pPr>
              <w:spacing w:line="276" w:lineRule="auto"/>
            </w:pPr>
          </w:p>
          <w:p w14:paraId="5E98B2FE" w14:textId="77777777" w:rsidR="00AA15C8" w:rsidRDefault="00AA15C8" w:rsidP="00E510CE">
            <w:pPr>
              <w:spacing w:line="276" w:lineRule="auto"/>
            </w:pPr>
          </w:p>
          <w:p w14:paraId="2317AB6B" w14:textId="77777777" w:rsidR="00AA15C8" w:rsidRDefault="00AA15C8" w:rsidP="00E510CE">
            <w:pPr>
              <w:spacing w:line="276" w:lineRule="auto"/>
            </w:pPr>
          </w:p>
          <w:p w14:paraId="5E17E5FC" w14:textId="77777777" w:rsidR="00AA15C8" w:rsidRDefault="00AA15C8" w:rsidP="00E510CE">
            <w:pPr>
              <w:spacing w:line="276" w:lineRule="auto"/>
            </w:pPr>
          </w:p>
          <w:p w14:paraId="55DEE4A3" w14:textId="77777777" w:rsidR="00AA15C8" w:rsidRDefault="00AA15C8" w:rsidP="00E510CE">
            <w:pPr>
              <w:spacing w:line="276" w:lineRule="auto"/>
            </w:pPr>
          </w:p>
          <w:p w14:paraId="62F6373A" w14:textId="77777777" w:rsidR="00AA15C8" w:rsidRDefault="00AA15C8" w:rsidP="00E510CE">
            <w:pPr>
              <w:spacing w:line="276" w:lineRule="auto"/>
            </w:pPr>
          </w:p>
          <w:p w14:paraId="1AB18922" w14:textId="77777777" w:rsidR="00AA15C8" w:rsidRPr="008637A1" w:rsidRDefault="00AA15C8" w:rsidP="00E510CE">
            <w:pPr>
              <w:pStyle w:val="Answer"/>
              <w:spacing w:line="276" w:lineRule="auto"/>
            </w:pPr>
            <w:r>
              <w:t>111</w:t>
            </w:r>
          </w:p>
        </w:tc>
      </w:tr>
    </w:tbl>
    <w:p w14:paraId="56BE7F1D" w14:textId="77777777" w:rsidR="00AA15C8" w:rsidRPr="008637A1" w:rsidRDefault="00AA15C8" w:rsidP="00AA15C8">
      <w:pPr>
        <w:pStyle w:val="Level"/>
      </w:pPr>
      <w:r w:rsidRPr="008637A1">
        <w:lastRenderedPageBreak/>
        <w:t>Mastery</w:t>
      </w:r>
    </w:p>
    <w:p w14:paraId="651F59DE" w14:textId="77777777" w:rsidR="00AA15C8" w:rsidRDefault="00AA15C8" w:rsidP="009819DF">
      <w:pPr>
        <w:numPr>
          <w:ilvl w:val="0"/>
          <w:numId w:val="62"/>
        </w:numPr>
        <w:contextualSpacing/>
      </w:pPr>
      <w:r w:rsidRPr="008637A1">
        <w:rPr>
          <w:noProof/>
        </w:rPr>
        <w:drawing>
          <wp:anchor distT="0" distB="0" distL="114300" distR="114300" simplePos="0" relativeHeight="251967488" behindDoc="0" locked="0" layoutInCell="1" allowOverlap="1" wp14:anchorId="59F1398B" wp14:editId="16395F84">
            <wp:simplePos x="0" y="0"/>
            <wp:positionH relativeFrom="column">
              <wp:posOffset>356870</wp:posOffset>
            </wp:positionH>
            <wp:positionV relativeFrom="paragraph">
              <wp:posOffset>257988</wp:posOffset>
            </wp:positionV>
            <wp:extent cx="2316480" cy="1459865"/>
            <wp:effectExtent l="0" t="0" r="7620" b="6985"/>
            <wp:wrapNone/>
            <wp:docPr id="6337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5598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 xml:space="preserve">What is the value of </w:t>
      </w:r>
      <m:oMath>
        <m:r>
          <w:rPr>
            <w:rFonts w:ascii="Cambria Math" w:hAnsi="Cambria Math"/>
          </w:rPr>
          <m:t>a+b+c</m:t>
        </m:r>
      </m:oMath>
      <w:r w:rsidRPr="008637A1">
        <w:t>? Explain your reasoning.</w:t>
      </w:r>
    </w:p>
    <w:p w14:paraId="7EC78DC9" w14:textId="77777777" w:rsidR="00AA15C8" w:rsidRDefault="00AA15C8" w:rsidP="00AA15C8">
      <w:pPr>
        <w:pStyle w:val="Answer"/>
      </w:pPr>
      <w:r>
        <w:t>c + x = 360</w:t>
      </w:r>
    </w:p>
    <w:p w14:paraId="489746B0" w14:textId="77777777" w:rsidR="00AA15C8" w:rsidRDefault="00AA15C8" w:rsidP="00AA15C8">
      <w:pPr>
        <w:pStyle w:val="Answer"/>
      </w:pPr>
      <w:r>
        <w:t>b + y = 360</w:t>
      </w:r>
    </w:p>
    <w:p w14:paraId="6E7FB2B7" w14:textId="77777777" w:rsidR="00AA15C8" w:rsidRDefault="00AA15C8" w:rsidP="00AA15C8">
      <w:pPr>
        <w:pStyle w:val="Answer"/>
      </w:pPr>
      <w:r>
        <w:t>a + z = 360</w:t>
      </w:r>
    </w:p>
    <w:p w14:paraId="33F7FC16" w14:textId="77777777" w:rsidR="00AA15C8" w:rsidRDefault="00AA15C8" w:rsidP="00AA15C8">
      <w:pPr>
        <w:pStyle w:val="Answer"/>
      </w:pPr>
      <w:r>
        <w:t>c + x + b + y + a + z = 1080</w:t>
      </w:r>
    </w:p>
    <w:p w14:paraId="4B8E9728" w14:textId="77777777" w:rsidR="00AA15C8" w:rsidRDefault="00AA15C8" w:rsidP="00AA15C8">
      <w:pPr>
        <w:pStyle w:val="Answer"/>
      </w:pPr>
      <w:r>
        <w:t>a + b + c = 1080 - (x + y + z)</w:t>
      </w:r>
    </w:p>
    <w:p w14:paraId="3849B817" w14:textId="77777777" w:rsidR="00AA15C8" w:rsidRDefault="00AA15C8" w:rsidP="00AA15C8">
      <w:pPr>
        <w:pStyle w:val="Answer"/>
      </w:pPr>
      <w:r>
        <w:t>x + y + z = 180</w:t>
      </w:r>
    </w:p>
    <w:p w14:paraId="7F282D08" w14:textId="77777777" w:rsidR="00AA15C8" w:rsidRDefault="00AA15C8" w:rsidP="00AA15C8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a + b + c = 1080 - 180 = 900</w:t>
      </w:r>
      <w:r>
        <w:t xml:space="preserve">° </w:t>
      </w:r>
    </w:p>
    <w:p w14:paraId="43549493" w14:textId="77777777" w:rsidR="00AA15C8" w:rsidRPr="008637A1" w:rsidRDefault="00AA15C8" w:rsidP="00AA15C8">
      <w:pPr>
        <w:pStyle w:val="Answer"/>
      </w:pPr>
    </w:p>
    <w:p w14:paraId="1ED4B13B" w14:textId="77777777" w:rsidR="00AA15C8" w:rsidRPr="008637A1" w:rsidRDefault="00AA15C8" w:rsidP="009819DF">
      <w:pPr>
        <w:numPr>
          <w:ilvl w:val="0"/>
          <w:numId w:val="62"/>
        </w:numPr>
        <w:contextualSpacing/>
      </w:pPr>
      <w:r w:rsidRPr="008637A1">
        <w:t xml:space="preserve">The diagram has an equilateral triangle inside a rectangle. Determine the value of </w:t>
      </w:r>
      <m:oMath>
        <m:r>
          <w:rPr>
            <w:rFonts w:ascii="Cambria Math" w:hAnsi="Cambria Math"/>
          </w:rPr>
          <m:t>a+b</m:t>
        </m:r>
      </m:oMath>
      <w:r w:rsidRPr="008637A1">
        <w:t>. Explain your reasoning.</w:t>
      </w:r>
    </w:p>
    <w:p w14:paraId="609FF880" w14:textId="77777777" w:rsidR="00AA15C8" w:rsidRDefault="00AA15C8" w:rsidP="00AA15C8">
      <w:pPr>
        <w:pStyle w:val="Answer"/>
      </w:pPr>
      <w:r w:rsidRPr="008637A1">
        <w:rPr>
          <w:noProof/>
        </w:rPr>
        <w:drawing>
          <wp:anchor distT="0" distB="0" distL="114300" distR="114300" simplePos="0" relativeHeight="251964416" behindDoc="0" locked="0" layoutInCell="1" allowOverlap="1" wp14:anchorId="32121283" wp14:editId="7A5CF0F8">
            <wp:simplePos x="0" y="0"/>
            <wp:positionH relativeFrom="column">
              <wp:posOffset>356870</wp:posOffset>
            </wp:positionH>
            <wp:positionV relativeFrom="paragraph">
              <wp:posOffset>33655</wp:posOffset>
            </wp:positionV>
            <wp:extent cx="2087245" cy="1441450"/>
            <wp:effectExtent l="0" t="0" r="8255" b="6350"/>
            <wp:wrapNone/>
            <wp:docPr id="104863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39527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D3F0F" w14:textId="77777777" w:rsidR="00AA15C8" w:rsidRDefault="00AA15C8" w:rsidP="00AA15C8">
      <w:pPr>
        <w:spacing w:line="360" w:lineRule="auto"/>
      </w:pPr>
    </w:p>
    <w:p w14:paraId="3B390641" w14:textId="77777777" w:rsidR="00AA15C8" w:rsidRDefault="00AA15C8" w:rsidP="00AA15C8">
      <w:pPr>
        <w:pStyle w:val="Answer"/>
      </w:pPr>
      <w:r>
        <w:t>Construct line AB at C parallel to sides of rectangle</w:t>
      </w:r>
    </w:p>
    <w:p w14:paraId="15B1C35B" w14:textId="77777777" w:rsidR="00AA15C8" w:rsidRDefault="00AA15C8" w:rsidP="00AA15C8">
      <w:pPr>
        <w:pStyle w:val="Answer"/>
      </w:pPr>
      <w:r>
        <w:t>x = a and y = b (alternate angles on parallel lines)</w:t>
      </w:r>
    </w:p>
    <w:p w14:paraId="5FA0486F" w14:textId="77777777" w:rsidR="00AA15C8" w:rsidRDefault="00AA15C8" w:rsidP="00AA15C8">
      <w:pPr>
        <w:pStyle w:val="Answer"/>
      </w:pPr>
      <w:r>
        <w:rPr>
          <w:rFonts w:hint="eastAsia"/>
        </w:rPr>
        <w:t>x + y = 60</w:t>
      </w:r>
      <w:r>
        <w:rPr>
          <w:rFonts w:hint="eastAsia"/>
        </w:rPr>
        <w:t>°</w:t>
      </w:r>
      <w:r>
        <w:rPr>
          <w:rFonts w:hint="eastAsia"/>
        </w:rPr>
        <w:t xml:space="preserve"> (angles in equilateral </w:t>
      </w:r>
      <w:r>
        <w:rPr>
          <w:rFonts w:hint="eastAsia"/>
        </w:rPr>
        <w:t>△</w:t>
      </w:r>
      <w:r>
        <w:rPr>
          <w:rFonts w:hint="eastAsia"/>
        </w:rPr>
        <w:t>)</w:t>
      </w:r>
    </w:p>
    <w:p w14:paraId="2307A404" w14:textId="77777777" w:rsidR="00AA15C8" w:rsidRDefault="00AA15C8" w:rsidP="00AA15C8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a + b = 60</w:t>
      </w:r>
      <w:r>
        <w:rPr>
          <w:rFonts w:hint="eastAsia"/>
        </w:rPr>
        <w:t>°</w:t>
      </w:r>
    </w:p>
    <w:p w14:paraId="772BF12F" w14:textId="77777777" w:rsidR="00AA15C8" w:rsidRPr="008637A1" w:rsidRDefault="00AA15C8" w:rsidP="00AA15C8">
      <w:pPr>
        <w:pStyle w:val="Answer"/>
      </w:pPr>
    </w:p>
    <w:p w14:paraId="6BD0A011" w14:textId="77777777" w:rsidR="00AA15C8" w:rsidRPr="008637A1" w:rsidRDefault="00AA15C8" w:rsidP="009819DF">
      <w:pPr>
        <w:numPr>
          <w:ilvl w:val="0"/>
          <w:numId w:val="62"/>
        </w:numPr>
        <w:contextualSpacing/>
      </w:pPr>
      <w:r w:rsidRPr="008637A1">
        <w:t xml:space="preserve">Determine the value of </w:t>
      </w:r>
      <m:oMath>
        <m:r>
          <w:rPr>
            <w:rFonts w:ascii="Cambria Math" w:hAnsi="Cambria Math"/>
          </w:rPr>
          <m:t>a</m:t>
        </m:r>
      </m:oMath>
      <w:r w:rsidRPr="008637A1">
        <w:t xml:space="preserve"> in this diagram. Explain your reasoning.</w:t>
      </w:r>
    </w:p>
    <w:p w14:paraId="3D99A017" w14:textId="77777777" w:rsidR="00AA15C8" w:rsidRPr="008637A1" w:rsidRDefault="00AA15C8" w:rsidP="00AA15C8">
      <w:pPr>
        <w:spacing w:line="360" w:lineRule="auto"/>
      </w:pPr>
      <w:r w:rsidRPr="008637A1">
        <w:rPr>
          <w:noProof/>
        </w:rPr>
        <w:drawing>
          <wp:anchor distT="0" distB="0" distL="114300" distR="114300" simplePos="0" relativeHeight="251965440" behindDoc="0" locked="0" layoutInCell="1" allowOverlap="1" wp14:anchorId="5A9561F0" wp14:editId="2FDB1A2B">
            <wp:simplePos x="0" y="0"/>
            <wp:positionH relativeFrom="column">
              <wp:posOffset>354330</wp:posOffset>
            </wp:positionH>
            <wp:positionV relativeFrom="paragraph">
              <wp:posOffset>73660</wp:posOffset>
            </wp:positionV>
            <wp:extent cx="2129155" cy="1222375"/>
            <wp:effectExtent l="0" t="0" r="4445" b="0"/>
            <wp:wrapNone/>
            <wp:docPr id="12995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40145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F6C32" w14:textId="77777777" w:rsidR="00AA15C8" w:rsidRDefault="00AA15C8" w:rsidP="00AA15C8">
      <w:pPr>
        <w:spacing w:line="360" w:lineRule="auto"/>
        <w:ind w:left="567"/>
      </w:pPr>
    </w:p>
    <w:p w14:paraId="04068BD7" w14:textId="77777777" w:rsidR="00AA15C8" w:rsidRDefault="00AA15C8" w:rsidP="00AA15C8">
      <w:pPr>
        <w:pStyle w:val="Answer"/>
      </w:pPr>
      <w:r>
        <w:t>b = 90 - 32 - 7 (angles in right-angle)</w:t>
      </w:r>
    </w:p>
    <w:p w14:paraId="0A2F6A23" w14:textId="77777777" w:rsidR="00AA15C8" w:rsidRDefault="00AA15C8" w:rsidP="00AA15C8">
      <w:pPr>
        <w:pStyle w:val="Answer"/>
      </w:pPr>
      <w:r>
        <w:t>= 51°</w:t>
      </w:r>
    </w:p>
    <w:p w14:paraId="58076893" w14:textId="77777777" w:rsidR="00AA15C8" w:rsidRDefault="00AA15C8" w:rsidP="00AA15C8">
      <w:pPr>
        <w:pStyle w:val="Answer"/>
      </w:pPr>
      <w:r>
        <w:t>2a + 2b = 360 (angle sum of quad)</w:t>
      </w:r>
    </w:p>
    <w:p w14:paraId="2F43C185" w14:textId="77777777" w:rsidR="00AA15C8" w:rsidRDefault="00AA15C8" w:rsidP="00AA15C8">
      <w:pPr>
        <w:pStyle w:val="Answer"/>
      </w:pPr>
      <w:r>
        <w:t>2a = 360 - 2b = 360 - 2(51)</w:t>
      </w:r>
    </w:p>
    <w:p w14:paraId="5563D74B" w14:textId="77777777" w:rsidR="00AA15C8" w:rsidRDefault="00AA15C8" w:rsidP="00AA15C8">
      <w:pPr>
        <w:pStyle w:val="Answer"/>
      </w:pPr>
      <w:r>
        <w:t>2a = 258°</w:t>
      </w:r>
    </w:p>
    <w:p w14:paraId="72473920" w14:textId="77777777" w:rsidR="00AA15C8" w:rsidRDefault="00AA15C8" w:rsidP="00AA15C8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a = 129</w:t>
      </w:r>
      <w:r>
        <w:t xml:space="preserve">° </w:t>
      </w:r>
    </w:p>
    <w:p w14:paraId="31677B82" w14:textId="77777777" w:rsidR="00AA15C8" w:rsidRPr="008637A1" w:rsidRDefault="00AA15C8" w:rsidP="009819DF">
      <w:pPr>
        <w:numPr>
          <w:ilvl w:val="0"/>
          <w:numId w:val="62"/>
        </w:numPr>
        <w:contextualSpacing/>
      </w:pPr>
      <w:r w:rsidRPr="008637A1">
        <w:t xml:space="preserve">Determine the value of </w:t>
      </w:r>
      <m:oMath>
        <m:r>
          <w:rPr>
            <w:rFonts w:ascii="Cambria Math" w:hAnsi="Cambria Math"/>
          </w:rPr>
          <m:t>a</m:t>
        </m:r>
      </m:oMath>
      <w:r w:rsidRPr="008637A1">
        <w:t xml:space="preserve"> in this diagram. Explain your reasoning.</w:t>
      </w:r>
    </w:p>
    <w:p w14:paraId="69F9FFDE" w14:textId="77777777" w:rsidR="00AA15C8" w:rsidRPr="008637A1" w:rsidRDefault="00AA15C8" w:rsidP="00AA15C8">
      <w:pPr>
        <w:spacing w:line="360" w:lineRule="auto"/>
      </w:pPr>
      <w:r w:rsidRPr="008637A1">
        <w:rPr>
          <w:noProof/>
        </w:rPr>
        <w:drawing>
          <wp:anchor distT="0" distB="0" distL="114300" distR="114300" simplePos="0" relativeHeight="251966464" behindDoc="0" locked="0" layoutInCell="1" allowOverlap="1" wp14:anchorId="03879F45" wp14:editId="04F5BDA9">
            <wp:simplePos x="0" y="0"/>
            <wp:positionH relativeFrom="column">
              <wp:posOffset>355600</wp:posOffset>
            </wp:positionH>
            <wp:positionV relativeFrom="paragraph">
              <wp:posOffset>60960</wp:posOffset>
            </wp:positionV>
            <wp:extent cx="3189605" cy="1201420"/>
            <wp:effectExtent l="0" t="0" r="0" b="0"/>
            <wp:wrapNone/>
            <wp:docPr id="1369675339" name="Picture 136967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5339" name="Picture 1369675339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ab/>
      </w:r>
    </w:p>
    <w:p w14:paraId="36D9D917" w14:textId="77777777" w:rsidR="00AA15C8" w:rsidRDefault="00AA15C8" w:rsidP="00AA15C8">
      <w:pPr>
        <w:pStyle w:val="Answer"/>
      </w:pPr>
      <w:r>
        <w:t>2x + 71 + 71 = 360 (angle sum of quad)</w:t>
      </w:r>
    </w:p>
    <w:p w14:paraId="5E6A2158" w14:textId="77777777" w:rsidR="00AA15C8" w:rsidRDefault="00AA15C8" w:rsidP="00AA15C8">
      <w:pPr>
        <w:pStyle w:val="Answer"/>
      </w:pPr>
      <w:r>
        <w:t>2x = 218</w:t>
      </w:r>
    </w:p>
    <w:p w14:paraId="288E0C94" w14:textId="77777777" w:rsidR="00AA15C8" w:rsidRDefault="00AA15C8" w:rsidP="00AA15C8">
      <w:pPr>
        <w:pStyle w:val="Answer"/>
      </w:pPr>
      <w:r>
        <w:t>x = 109</w:t>
      </w:r>
    </w:p>
    <w:p w14:paraId="6C855AE9" w14:textId="77777777" w:rsidR="00AA15C8" w:rsidRDefault="00AA15C8" w:rsidP="00AA15C8">
      <w:pPr>
        <w:pStyle w:val="Answer"/>
      </w:pPr>
      <w:r>
        <w:t>a + 28 + 109 = 180 (angles on straight line)</w:t>
      </w:r>
    </w:p>
    <w:p w14:paraId="52FD91FB" w14:textId="77777777" w:rsidR="00AA15C8" w:rsidRDefault="00AA15C8" w:rsidP="00AA15C8">
      <w:pPr>
        <w:pStyle w:val="Answer"/>
      </w:pPr>
      <w:r>
        <w:t>a = 43°</w:t>
      </w:r>
    </w:p>
    <w:p w14:paraId="64D63567" w14:textId="77777777" w:rsidR="00AA15C8" w:rsidRPr="008637A1" w:rsidRDefault="00AA15C8" w:rsidP="009819DF">
      <w:pPr>
        <w:numPr>
          <w:ilvl w:val="0"/>
          <w:numId w:val="62"/>
        </w:numPr>
        <w:spacing w:line="360" w:lineRule="auto"/>
      </w:pPr>
      <w:r w:rsidRPr="008637A1">
        <w:rPr>
          <w:noProof/>
        </w:rPr>
        <w:drawing>
          <wp:anchor distT="0" distB="0" distL="114300" distR="114300" simplePos="0" relativeHeight="252006400" behindDoc="0" locked="0" layoutInCell="1" allowOverlap="1" wp14:anchorId="6279BA95" wp14:editId="72F7DD30">
            <wp:simplePos x="0" y="0"/>
            <wp:positionH relativeFrom="column">
              <wp:posOffset>199093</wp:posOffset>
            </wp:positionH>
            <wp:positionV relativeFrom="paragraph">
              <wp:posOffset>302260</wp:posOffset>
            </wp:positionV>
            <wp:extent cx="2745105" cy="1284605"/>
            <wp:effectExtent l="0" t="0" r="0" b="0"/>
            <wp:wrapNone/>
            <wp:docPr id="1000658904" name="Picture 1000658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>Is this shape a parallelogram? Explain your reasoning.</w:t>
      </w:r>
    </w:p>
    <w:p w14:paraId="08CBADDA" w14:textId="77777777" w:rsidR="00AA15C8" w:rsidRDefault="00AA15C8" w:rsidP="00AA15C8">
      <w:pPr>
        <w:pStyle w:val="Answer"/>
      </w:pPr>
      <w:r>
        <w:t>If parallelogram, then co-interior angles equal</w:t>
      </w:r>
    </w:p>
    <w:p w14:paraId="08D93A39" w14:textId="77777777" w:rsidR="00AA15C8" w:rsidRDefault="00AA15C8" w:rsidP="00AA15C8">
      <w:pPr>
        <w:pStyle w:val="Answer"/>
      </w:pPr>
      <w:r>
        <w:t>110 + 25x - 5 = 180</w:t>
      </w:r>
    </w:p>
    <w:p w14:paraId="109B4EC3" w14:textId="77777777" w:rsidR="00AA15C8" w:rsidRDefault="00AA15C8" w:rsidP="00AA15C8">
      <w:pPr>
        <w:pStyle w:val="Answer"/>
      </w:pPr>
      <w:r>
        <w:rPr>
          <w:rFonts w:hint="eastAsia"/>
        </w:rPr>
        <w:t>25x = 75</w:t>
      </w:r>
    </w:p>
    <w:p w14:paraId="31294F34" w14:textId="77777777" w:rsidR="00AA15C8" w:rsidRPr="00D27B98" w:rsidRDefault="00AA15C8" w:rsidP="00AA15C8">
      <w:pPr>
        <w:pStyle w:val="Answer"/>
      </w:pPr>
      <w:r>
        <w:rPr>
          <w:rFonts w:hint="eastAsia"/>
        </w:rPr>
        <w:t xml:space="preserve">x = 3                      </w:t>
      </w:r>
    </w:p>
    <w:p w14:paraId="18D058DB" w14:textId="77777777" w:rsidR="00AA15C8" w:rsidRDefault="00AA15C8" w:rsidP="00AA15C8">
      <w:pPr>
        <w:pStyle w:val="Answer"/>
      </w:pPr>
      <w:r>
        <w:t xml:space="preserve">check using the other pair of </w:t>
      </w:r>
      <w:proofErr w:type="spellStart"/>
      <w:r>
        <w:t>cointerior</w:t>
      </w:r>
      <w:proofErr w:type="spellEnd"/>
      <w:r>
        <w:t xml:space="preserve"> angles 70 + 12x + 68 = 180</w:t>
      </w:r>
    </w:p>
    <w:p w14:paraId="0BED90AB" w14:textId="77777777" w:rsidR="00AA15C8" w:rsidRPr="00D27B98" w:rsidRDefault="00AA15C8" w:rsidP="00AA15C8">
      <w:pPr>
        <w:pStyle w:val="Answer"/>
      </w:pPr>
      <w:r w:rsidRPr="00D27B98">
        <w:rPr>
          <w:rFonts w:hint="eastAsia"/>
        </w:rPr>
        <w:t>70 + 12</w:t>
      </w:r>
      <w:r w:rsidRPr="00D27B98">
        <w:t>(</w:t>
      </w:r>
      <w:proofErr w:type="gramStart"/>
      <w:r w:rsidRPr="00D27B98">
        <w:rPr>
          <w:rFonts w:hint="eastAsia"/>
        </w:rPr>
        <w:t>3</w:t>
      </w:r>
      <w:r w:rsidRPr="00D27B98">
        <w:t>)</w:t>
      </w:r>
      <w:r w:rsidRPr="00D27B98">
        <w:rPr>
          <w:rFonts w:hint="eastAsia"/>
        </w:rPr>
        <w:t>+</w:t>
      </w:r>
      <w:proofErr w:type="gramEnd"/>
      <w:r w:rsidRPr="00D27B98">
        <w:rPr>
          <w:rFonts w:hint="eastAsia"/>
        </w:rPr>
        <w:t xml:space="preserve"> 68 = 174 </w:t>
      </w:r>
      <w:r w:rsidRPr="00D27B98">
        <w:rPr>
          <w:rFonts w:hint="eastAsia"/>
        </w:rPr>
        <w:t>≠</w:t>
      </w:r>
      <w:r w:rsidRPr="00D27B98">
        <w:rPr>
          <w:rFonts w:hint="eastAsia"/>
        </w:rPr>
        <w:t xml:space="preserve"> 18</w:t>
      </w:r>
      <w:r w:rsidRPr="00D27B98">
        <w:t>0</w:t>
      </w:r>
    </w:p>
    <w:p w14:paraId="33D3B20F" w14:textId="77777777" w:rsidR="00AA15C8" w:rsidRDefault="00AA15C8" w:rsidP="00AA15C8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not parallelogram</w:t>
      </w:r>
    </w:p>
    <w:p w14:paraId="5B62BD4B" w14:textId="77777777" w:rsidR="00AA15C8" w:rsidRPr="008637A1" w:rsidRDefault="00AA15C8" w:rsidP="00AA15C8">
      <w:pPr>
        <w:pStyle w:val="Heading1"/>
      </w:pPr>
      <w:bookmarkStart w:id="21" w:name="_Toc147347456"/>
      <w:bookmarkStart w:id="22" w:name="_Toc178539426"/>
      <w:r w:rsidRPr="008637A1">
        <w:lastRenderedPageBreak/>
        <w:t>Mixed Practice</w:t>
      </w:r>
      <w:bookmarkEnd w:id="21"/>
      <w:bookmarkEnd w:id="22"/>
    </w:p>
    <w:p w14:paraId="7604C9E6" w14:textId="77777777" w:rsidR="00AA15C8" w:rsidRPr="008637A1" w:rsidRDefault="00AA15C8" w:rsidP="00AA15C8">
      <w:pPr>
        <w:pStyle w:val="Level"/>
      </w:pPr>
      <w:r w:rsidRPr="008637A1">
        <w:t>Foundation</w:t>
      </w:r>
    </w:p>
    <w:p w14:paraId="30C26CB9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rPr>
          <w:noProof/>
        </w:rPr>
        <w:drawing>
          <wp:anchor distT="0" distB="0" distL="114300" distR="114300" simplePos="0" relativeHeight="251971584" behindDoc="0" locked="0" layoutInCell="1" allowOverlap="1" wp14:anchorId="29ED6C55" wp14:editId="1461AFF4">
            <wp:simplePos x="0" y="0"/>
            <wp:positionH relativeFrom="column">
              <wp:posOffset>345440</wp:posOffset>
            </wp:positionH>
            <wp:positionV relativeFrom="paragraph">
              <wp:posOffset>182866</wp:posOffset>
            </wp:positionV>
            <wp:extent cx="3053861" cy="2412681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053861" cy="2412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>Determine the value represented by each pronumeral.</w:t>
      </w:r>
    </w:p>
    <w:p w14:paraId="2DD1CBE7" w14:textId="77777777" w:rsidR="00AA15C8" w:rsidRPr="008637A1" w:rsidRDefault="00AA15C8" w:rsidP="00AA15C8"/>
    <w:p w14:paraId="64881676" w14:textId="77777777" w:rsidR="00AA15C8" w:rsidRPr="008637A1" w:rsidRDefault="00AA15C8" w:rsidP="00AA15C8"/>
    <w:p w14:paraId="53D299E3" w14:textId="77777777" w:rsidR="00AA15C8" w:rsidRPr="008637A1" w:rsidRDefault="00AA15C8" w:rsidP="00AA15C8"/>
    <w:p w14:paraId="51667E51" w14:textId="77777777" w:rsidR="00AA15C8" w:rsidRPr="008637A1" w:rsidRDefault="00AA15C8" w:rsidP="00AA15C8"/>
    <w:p w14:paraId="6408D5FF" w14:textId="77777777" w:rsidR="00AA15C8" w:rsidRPr="008637A1" w:rsidRDefault="00AA15C8" w:rsidP="00AA15C8"/>
    <w:p w14:paraId="4206790B" w14:textId="77777777" w:rsidR="00AA15C8" w:rsidRPr="008637A1" w:rsidRDefault="00AA15C8" w:rsidP="00AA15C8"/>
    <w:p w14:paraId="0D5E79EF" w14:textId="77777777" w:rsidR="00AA15C8" w:rsidRPr="008637A1" w:rsidRDefault="00AA15C8" w:rsidP="00AA15C8"/>
    <w:p w14:paraId="7C787E9E" w14:textId="77777777" w:rsidR="00AA15C8" w:rsidRPr="008637A1" w:rsidRDefault="00AA15C8" w:rsidP="00AA15C8"/>
    <w:p w14:paraId="359E6777" w14:textId="77777777" w:rsidR="00AA15C8" w:rsidRPr="00BA0B94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a=45, b=73, c=73, d=62, e=135, f=45, g=73</m:t>
          </m:r>
        </m:oMath>
      </m:oMathPara>
    </w:p>
    <w:p w14:paraId="18F401A5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>Determine the sizes of all the</w:t>
      </w:r>
      <w:r>
        <w:t xml:space="preserve"> unknown</w:t>
      </w:r>
      <w:r w:rsidRPr="008637A1">
        <w:t xml:space="preserve"> angles.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149EF248" w14:textId="77777777" w:rsidTr="00E510CE">
        <w:tc>
          <w:tcPr>
            <w:tcW w:w="5173" w:type="dxa"/>
          </w:tcPr>
          <w:p w14:paraId="63EFE05F" w14:textId="77777777" w:rsidR="00AA15C8" w:rsidRPr="008637A1" w:rsidRDefault="00AA15C8" w:rsidP="009819DF">
            <w:pPr>
              <w:numPr>
                <w:ilvl w:val="0"/>
                <w:numId w:val="57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02A7EA87" wp14:editId="7EDCEA12">
                  <wp:simplePos x="0" y="0"/>
                  <wp:positionH relativeFrom="column">
                    <wp:posOffset>116510</wp:posOffset>
                  </wp:positionH>
                  <wp:positionV relativeFrom="paragraph">
                    <wp:posOffset>48463</wp:posOffset>
                  </wp:positionV>
                  <wp:extent cx="1920923" cy="1980277"/>
                  <wp:effectExtent l="0" t="0" r="3175" b="1270"/>
                  <wp:wrapNone/>
                  <wp:docPr id="1000658885" name="Picture 1000658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8885" name="Picture 1000658885"/>
                          <pic:cNvPicPr/>
                        </pic:nvPicPr>
                        <pic:blipFill>
                          <a:blip r:embed="rId18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923" cy="198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47F76A8" w14:textId="77777777" w:rsidR="00AA15C8" w:rsidRPr="008637A1" w:rsidRDefault="00AA15C8" w:rsidP="00E510CE">
            <w:pPr>
              <w:spacing w:after="100" w:line="276" w:lineRule="auto"/>
            </w:pPr>
          </w:p>
          <w:p w14:paraId="28F7ABDA" w14:textId="77777777" w:rsidR="00AA15C8" w:rsidRPr="008637A1" w:rsidRDefault="00AA15C8" w:rsidP="00E510CE">
            <w:pPr>
              <w:spacing w:after="100" w:line="276" w:lineRule="auto"/>
            </w:pPr>
          </w:p>
          <w:p w14:paraId="4088931A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a=72</m:t>
                </m:r>
              </m:oMath>
            </m:oMathPara>
          </w:p>
          <w:p w14:paraId="52801C2B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b=108</m:t>
                </m:r>
              </m:oMath>
            </m:oMathPara>
          </w:p>
          <w:p w14:paraId="17C581A7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c=72</m:t>
                </m:r>
              </m:oMath>
            </m:oMathPara>
          </w:p>
          <w:p w14:paraId="0F0BA9F4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d=72 </m:t>
                </m:r>
              </m:oMath>
            </m:oMathPara>
          </w:p>
          <w:p w14:paraId="4D83B7A7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e=108</m:t>
                </m:r>
              </m:oMath>
            </m:oMathPara>
          </w:p>
          <w:p w14:paraId="51295C7B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f=72</m:t>
                </m:r>
              </m:oMath>
            </m:oMathPara>
          </w:p>
          <w:p w14:paraId="3ACDBA38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g=50</m:t>
                </m:r>
              </m:oMath>
            </m:oMathPara>
          </w:p>
          <w:p w14:paraId="016DC087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h=50</m:t>
                </m:r>
              </m:oMath>
            </m:oMathPara>
          </w:p>
          <w:p w14:paraId="6A7FA7C6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i=58</m:t>
                </m:r>
              </m:oMath>
            </m:oMathPara>
          </w:p>
          <w:p w14:paraId="3E5441A1" w14:textId="77777777" w:rsidR="00AA15C8" w:rsidRPr="007B5566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j=72</m:t>
                </m:r>
              </m:oMath>
            </m:oMathPara>
          </w:p>
        </w:tc>
        <w:tc>
          <w:tcPr>
            <w:tcW w:w="5174" w:type="dxa"/>
          </w:tcPr>
          <w:p w14:paraId="4166959B" w14:textId="77777777" w:rsidR="00AA15C8" w:rsidRDefault="00AA15C8" w:rsidP="009819DF">
            <w:pPr>
              <w:numPr>
                <w:ilvl w:val="0"/>
                <w:numId w:val="57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87968" behindDoc="1" locked="0" layoutInCell="1" allowOverlap="1" wp14:anchorId="7C0CBB1C" wp14:editId="0F731AC9">
                  <wp:simplePos x="0" y="0"/>
                  <wp:positionH relativeFrom="column">
                    <wp:posOffset>-18996</wp:posOffset>
                  </wp:positionH>
                  <wp:positionV relativeFrom="paragraph">
                    <wp:posOffset>204767</wp:posOffset>
                  </wp:positionV>
                  <wp:extent cx="3175658" cy="1619477"/>
                  <wp:effectExtent l="0" t="0" r="5715" b="0"/>
                  <wp:wrapNone/>
                  <wp:docPr id="1000658887" name="Picture 1000658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8887" name="Picture 1000658887"/>
                          <pic:cNvPicPr/>
                        </pic:nvPicPr>
                        <pic:blipFill>
                          <a:blip r:embed="rId18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658" cy="1619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86262A" w14:textId="77777777" w:rsidR="00AA15C8" w:rsidRDefault="00AA15C8" w:rsidP="00E510CE">
            <w:pPr>
              <w:spacing w:after="100" w:line="276" w:lineRule="auto"/>
            </w:pPr>
          </w:p>
          <w:p w14:paraId="1072DE58" w14:textId="77777777" w:rsidR="00AA15C8" w:rsidRDefault="00AA15C8" w:rsidP="00E510CE">
            <w:pPr>
              <w:spacing w:after="100" w:line="276" w:lineRule="auto"/>
            </w:pPr>
          </w:p>
          <w:p w14:paraId="21C89B94" w14:textId="77777777" w:rsidR="00AA15C8" w:rsidRPr="0026636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a=42</m:t>
                </m:r>
              </m:oMath>
            </m:oMathPara>
          </w:p>
          <w:p w14:paraId="28054CCA" w14:textId="77777777" w:rsidR="00AA15C8" w:rsidRPr="0026636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b=42</m:t>
                </m:r>
              </m:oMath>
            </m:oMathPara>
          </w:p>
          <w:p w14:paraId="6E5FBAEB" w14:textId="77777777" w:rsidR="00AA15C8" w:rsidRPr="0026636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c=28</m:t>
                </m:r>
              </m:oMath>
            </m:oMathPara>
          </w:p>
          <w:p w14:paraId="6992CBE5" w14:textId="77777777" w:rsidR="00AA15C8" w:rsidRPr="0026636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d=105</m:t>
                </m:r>
              </m:oMath>
            </m:oMathPara>
          </w:p>
          <w:p w14:paraId="3FA4FA37" w14:textId="77777777" w:rsidR="00AA15C8" w:rsidRPr="0026636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e=133</m:t>
                </m:r>
              </m:oMath>
            </m:oMathPara>
          </w:p>
          <w:p w14:paraId="371FEAA5" w14:textId="77777777" w:rsidR="00AA15C8" w:rsidRPr="0026636E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f=5</m:t>
                </m:r>
              </m:oMath>
            </m:oMathPara>
          </w:p>
          <w:p w14:paraId="5E798D89" w14:textId="77777777" w:rsidR="00AA15C8" w:rsidRDefault="00AA15C8" w:rsidP="00E510CE">
            <w:pPr>
              <w:spacing w:after="100" w:line="276" w:lineRule="auto"/>
            </w:pPr>
          </w:p>
          <w:p w14:paraId="7837B98D" w14:textId="77777777" w:rsidR="00AA15C8" w:rsidRDefault="00AA15C8" w:rsidP="00E510CE">
            <w:pPr>
              <w:spacing w:after="100" w:line="276" w:lineRule="auto"/>
            </w:pPr>
          </w:p>
          <w:p w14:paraId="0CD64EF0" w14:textId="77777777" w:rsidR="00AA15C8" w:rsidRPr="008637A1" w:rsidRDefault="00AA15C8" w:rsidP="00E510CE">
            <w:pPr>
              <w:pStyle w:val="Answer"/>
            </w:pPr>
          </w:p>
        </w:tc>
      </w:tr>
    </w:tbl>
    <w:p w14:paraId="30C16443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 xml:space="preserve">Work out the </w:t>
      </w:r>
      <w:r>
        <w:t>values of the pronumerals.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2E1A12" w14:paraId="02441DA2" w14:textId="77777777" w:rsidTr="00E510CE">
        <w:tc>
          <w:tcPr>
            <w:tcW w:w="3449" w:type="dxa"/>
          </w:tcPr>
          <w:p w14:paraId="06302959" w14:textId="77777777" w:rsidR="00AA15C8" w:rsidRDefault="00AA15C8" w:rsidP="009819DF">
            <w:pPr>
              <w:numPr>
                <w:ilvl w:val="0"/>
                <w:numId w:val="6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25856" behindDoc="0" locked="0" layoutInCell="1" allowOverlap="1" wp14:anchorId="4DD73D00" wp14:editId="554C1ABD">
                  <wp:simplePos x="0" y="0"/>
                  <wp:positionH relativeFrom="column">
                    <wp:posOffset>240270</wp:posOffset>
                  </wp:positionH>
                  <wp:positionV relativeFrom="paragraph">
                    <wp:posOffset>104075</wp:posOffset>
                  </wp:positionV>
                  <wp:extent cx="1622425" cy="644525"/>
                  <wp:effectExtent l="0" t="0" r="0" b="3175"/>
                  <wp:wrapNone/>
                  <wp:docPr id="988517745" name="Picture 988517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264" t="7447" r="2418" b="71975"/>
                          <a:stretch/>
                        </pic:blipFill>
                        <pic:spPr bwMode="auto">
                          <a:xfrm>
                            <a:off x="0" y="0"/>
                            <a:ext cx="1622425" cy="644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AEE7FE" w14:textId="77777777" w:rsidR="00AA15C8" w:rsidRDefault="00AA15C8" w:rsidP="00E510CE">
            <w:pPr>
              <w:spacing w:after="100" w:line="276" w:lineRule="auto"/>
            </w:pPr>
          </w:p>
          <w:p w14:paraId="5106B8A4" w14:textId="77777777" w:rsidR="00AA15C8" w:rsidRDefault="00AA15C8" w:rsidP="00E510CE">
            <w:pPr>
              <w:spacing w:after="100" w:line="276" w:lineRule="auto"/>
            </w:pPr>
          </w:p>
          <w:p w14:paraId="09E63C5B" w14:textId="77777777" w:rsidR="00AA15C8" w:rsidRDefault="00AA15C8" w:rsidP="00E510CE">
            <w:pPr>
              <w:spacing w:after="100" w:line="276" w:lineRule="auto"/>
            </w:pPr>
          </w:p>
          <w:p w14:paraId="60A626A7" w14:textId="77777777" w:rsidR="00AA15C8" w:rsidRDefault="00AA15C8" w:rsidP="00E510CE">
            <w:pPr>
              <w:spacing w:after="100" w:line="276" w:lineRule="auto"/>
            </w:pPr>
          </w:p>
          <w:p w14:paraId="6125CC54" w14:textId="77777777" w:rsidR="00AA15C8" w:rsidRDefault="00AA15C8" w:rsidP="00E510CE">
            <w:pPr>
              <w:spacing w:after="100" w:line="276" w:lineRule="auto"/>
            </w:pPr>
          </w:p>
          <w:p w14:paraId="021C8F6E" w14:textId="77777777" w:rsidR="00AA15C8" w:rsidRPr="0093781B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e=62, f=62, g=56</m:t>
                </m:r>
              </m:oMath>
            </m:oMathPara>
          </w:p>
        </w:tc>
        <w:tc>
          <w:tcPr>
            <w:tcW w:w="3449" w:type="dxa"/>
          </w:tcPr>
          <w:p w14:paraId="1CB72B6E" w14:textId="77777777" w:rsidR="00AA15C8" w:rsidRDefault="00AA15C8" w:rsidP="009819DF">
            <w:pPr>
              <w:numPr>
                <w:ilvl w:val="0"/>
                <w:numId w:val="65"/>
              </w:numPr>
              <w:spacing w:after="100" w:line="276" w:lineRule="auto"/>
            </w:pPr>
            <w:r w:rsidRPr="002E1A12">
              <w:rPr>
                <w:noProof/>
              </w:rPr>
              <w:drawing>
                <wp:anchor distT="0" distB="0" distL="114300" distR="114300" simplePos="0" relativeHeight="252016640" behindDoc="0" locked="0" layoutInCell="1" allowOverlap="1" wp14:anchorId="63AABA85" wp14:editId="27C275CE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101600</wp:posOffset>
                  </wp:positionV>
                  <wp:extent cx="1504058" cy="831850"/>
                  <wp:effectExtent l="0" t="0" r="1270" b="6350"/>
                  <wp:wrapNone/>
                  <wp:docPr id="180065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51507" name="Picture 1"/>
                          <pic:cNvPicPr/>
                        </pic:nvPicPr>
                        <pic:blipFill rotWithShape="1"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8" r="71677" b="59967"/>
                          <a:stretch/>
                        </pic:blipFill>
                        <pic:spPr bwMode="auto">
                          <a:xfrm>
                            <a:off x="0" y="0"/>
                            <a:ext cx="1504058" cy="8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09E4D8" w14:textId="77777777" w:rsidR="00AA15C8" w:rsidRDefault="00AA15C8" w:rsidP="00E510CE">
            <w:pPr>
              <w:spacing w:after="100" w:line="276" w:lineRule="auto"/>
            </w:pPr>
          </w:p>
          <w:p w14:paraId="289D00B2" w14:textId="77777777" w:rsidR="00AA15C8" w:rsidRDefault="00AA15C8" w:rsidP="00E510CE">
            <w:pPr>
              <w:spacing w:after="100" w:line="276" w:lineRule="auto"/>
            </w:pPr>
          </w:p>
          <w:p w14:paraId="2A30786B" w14:textId="77777777" w:rsidR="00AA15C8" w:rsidRDefault="00AA15C8" w:rsidP="00E510CE">
            <w:pPr>
              <w:spacing w:after="100" w:line="276" w:lineRule="auto"/>
            </w:pPr>
          </w:p>
          <w:p w14:paraId="20886CDA" w14:textId="77777777" w:rsidR="00AA15C8" w:rsidRDefault="00AA15C8" w:rsidP="00E510CE">
            <w:pPr>
              <w:spacing w:after="100" w:line="276" w:lineRule="auto"/>
            </w:pPr>
          </w:p>
          <w:p w14:paraId="2CC4A1B7" w14:textId="77777777" w:rsidR="00AA15C8" w:rsidRDefault="00AA15C8" w:rsidP="00E510CE">
            <w:pPr>
              <w:spacing w:after="100" w:line="276" w:lineRule="auto"/>
            </w:pPr>
          </w:p>
          <w:p w14:paraId="0E7CBE01" w14:textId="77777777" w:rsidR="00AA15C8" w:rsidRPr="0093781B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x=14, y=76, w=36</m:t>
                </m:r>
              </m:oMath>
            </m:oMathPara>
          </w:p>
        </w:tc>
        <w:tc>
          <w:tcPr>
            <w:tcW w:w="3449" w:type="dxa"/>
          </w:tcPr>
          <w:p w14:paraId="6291DBA4" w14:textId="77777777" w:rsidR="00AA15C8" w:rsidRDefault="00AA15C8" w:rsidP="009819DF">
            <w:pPr>
              <w:numPr>
                <w:ilvl w:val="0"/>
                <w:numId w:val="65"/>
              </w:numPr>
              <w:spacing w:after="100" w:line="276" w:lineRule="auto"/>
            </w:pPr>
            <w:r w:rsidRPr="002E1A12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6A2E327B" wp14:editId="09537FF0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101600</wp:posOffset>
                  </wp:positionV>
                  <wp:extent cx="1892300" cy="889000"/>
                  <wp:effectExtent l="0" t="0" r="0" b="6350"/>
                  <wp:wrapNone/>
                  <wp:docPr id="903056059" name="Picture 903056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51507" name="Picture 1"/>
                          <pic:cNvPicPr/>
                        </pic:nvPicPr>
                        <pic:blipFill rotWithShape="1"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36" r="29314" b="57206"/>
                          <a:stretch/>
                        </pic:blipFill>
                        <pic:spPr bwMode="auto">
                          <a:xfrm>
                            <a:off x="0" y="0"/>
                            <a:ext cx="1892300" cy="889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A41406" w14:textId="77777777" w:rsidR="00AA15C8" w:rsidRDefault="00AA15C8" w:rsidP="00E510CE">
            <w:pPr>
              <w:spacing w:after="100" w:line="276" w:lineRule="auto"/>
            </w:pPr>
          </w:p>
          <w:p w14:paraId="01A0DDCF" w14:textId="77777777" w:rsidR="00AA15C8" w:rsidRDefault="00AA15C8" w:rsidP="00E510CE">
            <w:pPr>
              <w:spacing w:after="100" w:line="276" w:lineRule="auto"/>
            </w:pPr>
          </w:p>
          <w:p w14:paraId="136A0773" w14:textId="77777777" w:rsidR="00AA15C8" w:rsidRDefault="00AA15C8" w:rsidP="00E510CE">
            <w:pPr>
              <w:spacing w:after="100" w:line="276" w:lineRule="auto"/>
            </w:pPr>
          </w:p>
          <w:p w14:paraId="65AC7190" w14:textId="77777777" w:rsidR="00AA15C8" w:rsidRDefault="00AA15C8" w:rsidP="00E510CE">
            <w:pPr>
              <w:spacing w:after="100" w:line="276" w:lineRule="auto"/>
            </w:pPr>
          </w:p>
          <w:p w14:paraId="238D7BCA" w14:textId="77777777" w:rsidR="00AA15C8" w:rsidRDefault="00AA15C8" w:rsidP="00E510CE">
            <w:pPr>
              <w:spacing w:after="100" w:line="276" w:lineRule="auto"/>
            </w:pPr>
          </w:p>
          <w:p w14:paraId="05D2C7B5" w14:textId="77777777" w:rsidR="00AA15C8" w:rsidRPr="0093781B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w=69, x=111, y=48</m:t>
                </m:r>
              </m:oMath>
            </m:oMathPara>
          </w:p>
        </w:tc>
      </w:tr>
      <w:tr w:rsidR="00AA15C8" w:rsidRPr="002E1A12" w14:paraId="05B829D3" w14:textId="77777777" w:rsidTr="00E510CE">
        <w:tc>
          <w:tcPr>
            <w:tcW w:w="3449" w:type="dxa"/>
          </w:tcPr>
          <w:p w14:paraId="0A319025" w14:textId="77777777" w:rsidR="00AA15C8" w:rsidRDefault="00AA15C8" w:rsidP="009819DF">
            <w:pPr>
              <w:numPr>
                <w:ilvl w:val="0"/>
                <w:numId w:val="65"/>
              </w:numPr>
              <w:spacing w:after="100" w:line="276" w:lineRule="auto"/>
            </w:pPr>
            <w:r w:rsidRPr="002E1A12">
              <w:rPr>
                <w:noProof/>
              </w:rPr>
              <w:drawing>
                <wp:anchor distT="0" distB="0" distL="114300" distR="114300" simplePos="0" relativeHeight="252018688" behindDoc="0" locked="0" layoutInCell="1" allowOverlap="1" wp14:anchorId="635FD933" wp14:editId="6F1C7083">
                  <wp:simplePos x="0" y="0"/>
                  <wp:positionH relativeFrom="column">
                    <wp:posOffset>380365</wp:posOffset>
                  </wp:positionH>
                  <wp:positionV relativeFrom="paragraph">
                    <wp:posOffset>98425</wp:posOffset>
                  </wp:positionV>
                  <wp:extent cx="1376680" cy="927100"/>
                  <wp:effectExtent l="0" t="0" r="0" b="6350"/>
                  <wp:wrapNone/>
                  <wp:docPr id="1209921919" name="Picture 1209921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51507" name="Picture 1"/>
                          <pic:cNvPicPr/>
                        </pic:nvPicPr>
                        <pic:blipFill rotWithShape="1"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966" r="1590" b="55383"/>
                          <a:stretch/>
                        </pic:blipFill>
                        <pic:spPr bwMode="auto">
                          <a:xfrm>
                            <a:off x="0" y="0"/>
                            <a:ext cx="1376680" cy="92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738914" w14:textId="77777777" w:rsidR="00AA15C8" w:rsidRDefault="00AA15C8" w:rsidP="00E510CE">
            <w:pPr>
              <w:spacing w:after="100" w:line="276" w:lineRule="auto"/>
            </w:pPr>
          </w:p>
          <w:p w14:paraId="2D5E8020" w14:textId="77777777" w:rsidR="00AA15C8" w:rsidRDefault="00AA15C8" w:rsidP="00E510CE">
            <w:pPr>
              <w:spacing w:after="100" w:line="276" w:lineRule="auto"/>
            </w:pPr>
          </w:p>
          <w:p w14:paraId="1D661B3D" w14:textId="77777777" w:rsidR="00AA15C8" w:rsidRDefault="00AA15C8" w:rsidP="00E510CE">
            <w:pPr>
              <w:spacing w:after="100" w:line="276" w:lineRule="auto"/>
            </w:pPr>
          </w:p>
          <w:p w14:paraId="712FB98D" w14:textId="77777777" w:rsidR="00AA15C8" w:rsidRDefault="00AA15C8" w:rsidP="00E510CE">
            <w:pPr>
              <w:spacing w:after="100" w:line="276" w:lineRule="auto"/>
            </w:pPr>
          </w:p>
          <w:p w14:paraId="4EEE5C3B" w14:textId="77777777" w:rsidR="00AA15C8" w:rsidRDefault="00AA15C8" w:rsidP="00E510CE">
            <w:pPr>
              <w:spacing w:after="100" w:line="276" w:lineRule="auto"/>
            </w:pPr>
          </w:p>
          <w:p w14:paraId="29552B5C" w14:textId="77777777" w:rsidR="00AA15C8" w:rsidRDefault="00AA15C8" w:rsidP="00E510CE">
            <w:pPr>
              <w:spacing w:after="100" w:line="276" w:lineRule="auto"/>
            </w:pPr>
          </w:p>
          <w:p w14:paraId="436D3FCA" w14:textId="77777777" w:rsidR="00AA15C8" w:rsidRPr="0093781B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w=50,x=65, y=65</m:t>
                </m:r>
              </m:oMath>
            </m:oMathPara>
          </w:p>
        </w:tc>
        <w:tc>
          <w:tcPr>
            <w:tcW w:w="3449" w:type="dxa"/>
          </w:tcPr>
          <w:p w14:paraId="5134FA47" w14:textId="77777777" w:rsidR="00AA15C8" w:rsidRDefault="00AA15C8" w:rsidP="009819DF">
            <w:pPr>
              <w:numPr>
                <w:ilvl w:val="0"/>
                <w:numId w:val="65"/>
              </w:numPr>
              <w:spacing w:after="100" w:line="276" w:lineRule="auto"/>
            </w:pPr>
            <w:r w:rsidRPr="002E1A12">
              <w:rPr>
                <w:noProof/>
              </w:rPr>
              <w:drawing>
                <wp:anchor distT="0" distB="0" distL="114300" distR="114300" simplePos="0" relativeHeight="252019712" behindDoc="0" locked="0" layoutInCell="1" allowOverlap="1" wp14:anchorId="31153C84" wp14:editId="16BF4F39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98425</wp:posOffset>
                  </wp:positionV>
                  <wp:extent cx="1784350" cy="1009650"/>
                  <wp:effectExtent l="0" t="0" r="6350" b="0"/>
                  <wp:wrapNone/>
                  <wp:docPr id="1216778046" name="Picture 1216778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51507" name="Picture 1"/>
                          <pic:cNvPicPr/>
                        </pic:nvPicPr>
                        <pic:blipFill rotWithShape="1"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0" t="47990" r="67929" b="3408"/>
                          <a:stretch/>
                        </pic:blipFill>
                        <pic:spPr bwMode="auto">
                          <a:xfrm>
                            <a:off x="0" y="0"/>
                            <a:ext cx="1784350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726416" w14:textId="77777777" w:rsidR="00AA15C8" w:rsidRDefault="00AA15C8" w:rsidP="00E510CE">
            <w:pPr>
              <w:spacing w:after="100" w:line="276" w:lineRule="auto"/>
            </w:pPr>
          </w:p>
          <w:p w14:paraId="57768837" w14:textId="77777777" w:rsidR="00AA15C8" w:rsidRDefault="00AA15C8" w:rsidP="00E510CE">
            <w:pPr>
              <w:spacing w:after="100" w:line="276" w:lineRule="auto"/>
            </w:pPr>
          </w:p>
          <w:p w14:paraId="7954994B" w14:textId="77777777" w:rsidR="00AA15C8" w:rsidRDefault="00AA15C8" w:rsidP="00E510CE">
            <w:pPr>
              <w:spacing w:after="100" w:line="276" w:lineRule="auto"/>
            </w:pPr>
          </w:p>
          <w:p w14:paraId="3D89C0FE" w14:textId="77777777" w:rsidR="00AA15C8" w:rsidRDefault="00AA15C8" w:rsidP="00E510CE">
            <w:pPr>
              <w:spacing w:after="100" w:line="276" w:lineRule="auto"/>
            </w:pPr>
          </w:p>
          <w:p w14:paraId="68BD95BB" w14:textId="77777777" w:rsidR="00AA15C8" w:rsidRDefault="00AA15C8" w:rsidP="00E510CE">
            <w:pPr>
              <w:spacing w:after="100" w:line="276" w:lineRule="auto"/>
            </w:pPr>
          </w:p>
          <w:p w14:paraId="4C260F62" w14:textId="77777777" w:rsidR="00AA15C8" w:rsidRDefault="00AA15C8" w:rsidP="00E510CE">
            <w:pPr>
              <w:spacing w:after="100" w:line="276" w:lineRule="auto"/>
            </w:pPr>
          </w:p>
          <w:p w14:paraId="6B290461" w14:textId="77777777" w:rsidR="00AA15C8" w:rsidRPr="000124EC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w=228, x=36, y=125</m:t>
                </m:r>
              </m:oMath>
            </m:oMathPara>
          </w:p>
        </w:tc>
        <w:tc>
          <w:tcPr>
            <w:tcW w:w="3449" w:type="dxa"/>
          </w:tcPr>
          <w:p w14:paraId="1F99FF04" w14:textId="77777777" w:rsidR="00AA15C8" w:rsidRDefault="00AA15C8" w:rsidP="009819DF">
            <w:pPr>
              <w:numPr>
                <w:ilvl w:val="0"/>
                <w:numId w:val="65"/>
              </w:numPr>
              <w:spacing w:after="100" w:line="276" w:lineRule="auto"/>
            </w:pPr>
            <w:r w:rsidRPr="002E1A12">
              <w:rPr>
                <w:noProof/>
              </w:rPr>
              <w:drawing>
                <wp:anchor distT="0" distB="0" distL="114300" distR="114300" simplePos="0" relativeHeight="252020736" behindDoc="0" locked="0" layoutInCell="1" allowOverlap="1" wp14:anchorId="444F0B2F" wp14:editId="276CDCDF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98425</wp:posOffset>
                  </wp:positionV>
                  <wp:extent cx="1422400" cy="1009650"/>
                  <wp:effectExtent l="0" t="0" r="6350" b="0"/>
                  <wp:wrapNone/>
                  <wp:docPr id="223765869" name="Picture 223765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51507" name="Picture 1"/>
                          <pic:cNvPicPr/>
                        </pic:nvPicPr>
                        <pic:blipFill rotWithShape="1"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505" t="47990" r="1305" b="3408"/>
                          <a:stretch/>
                        </pic:blipFill>
                        <pic:spPr bwMode="auto">
                          <a:xfrm>
                            <a:off x="0" y="0"/>
                            <a:ext cx="1422400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D90701" w14:textId="77777777" w:rsidR="00AA15C8" w:rsidRDefault="00AA15C8" w:rsidP="00E510CE">
            <w:pPr>
              <w:spacing w:after="100" w:line="276" w:lineRule="auto"/>
            </w:pPr>
          </w:p>
          <w:p w14:paraId="2DEEA74D" w14:textId="77777777" w:rsidR="00AA15C8" w:rsidRDefault="00AA15C8" w:rsidP="00E510CE">
            <w:pPr>
              <w:spacing w:after="100" w:line="276" w:lineRule="auto"/>
            </w:pPr>
          </w:p>
          <w:p w14:paraId="37950B37" w14:textId="77777777" w:rsidR="00AA15C8" w:rsidRDefault="00AA15C8" w:rsidP="00E510CE">
            <w:pPr>
              <w:spacing w:after="100" w:line="276" w:lineRule="auto"/>
            </w:pPr>
          </w:p>
          <w:p w14:paraId="6BDC1971" w14:textId="77777777" w:rsidR="00AA15C8" w:rsidRDefault="00AA15C8" w:rsidP="00E510CE">
            <w:pPr>
              <w:spacing w:after="100" w:line="276" w:lineRule="auto"/>
            </w:pPr>
          </w:p>
          <w:p w14:paraId="75C8E36E" w14:textId="77777777" w:rsidR="00AA15C8" w:rsidRDefault="00AA15C8" w:rsidP="00E510CE">
            <w:pPr>
              <w:spacing w:after="100" w:line="276" w:lineRule="auto"/>
            </w:pPr>
          </w:p>
          <w:p w14:paraId="36C9FC01" w14:textId="77777777" w:rsidR="00AA15C8" w:rsidRDefault="00AA15C8" w:rsidP="00E510CE">
            <w:pPr>
              <w:spacing w:after="100" w:line="276" w:lineRule="auto"/>
            </w:pPr>
          </w:p>
          <w:p w14:paraId="7DD594BE" w14:textId="77777777" w:rsidR="00AA15C8" w:rsidRPr="000124EC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x=45, w=114, y=135</m:t>
                </m:r>
              </m:oMath>
            </m:oMathPara>
          </w:p>
        </w:tc>
      </w:tr>
    </w:tbl>
    <w:p w14:paraId="05292D3E" w14:textId="77777777" w:rsidR="00AA15C8" w:rsidRPr="008637A1" w:rsidRDefault="00AA15C8" w:rsidP="00AA15C8">
      <w:pPr>
        <w:pStyle w:val="Level"/>
      </w:pPr>
      <w:r w:rsidRPr="008637A1">
        <w:lastRenderedPageBreak/>
        <w:t>Development</w:t>
      </w:r>
    </w:p>
    <w:p w14:paraId="17B94FBC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 xml:space="preserve">Work out the size of angles </w:t>
      </w:r>
      <m:oMath>
        <m:r>
          <w:rPr>
            <w:rFonts w:ascii="Cambria Math" w:hAnsi="Cambria Math"/>
          </w:rPr>
          <m:t>a</m:t>
        </m:r>
      </m:oMath>
      <w:r w:rsidRPr="008637A1">
        <w:t xml:space="preserve"> and </w:t>
      </w:r>
      <m:oMath>
        <m:r>
          <w:rPr>
            <w:rFonts w:ascii="Cambria Math" w:hAnsi="Cambria Math"/>
          </w:rPr>
          <m:t>b</m:t>
        </m:r>
      </m:oMath>
      <w:r w:rsidRPr="008637A1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5FE1BEC0" w14:textId="77777777" w:rsidTr="00E510CE">
        <w:tc>
          <w:tcPr>
            <w:tcW w:w="5173" w:type="dxa"/>
          </w:tcPr>
          <w:p w14:paraId="3B349938" w14:textId="77777777" w:rsidR="00AA15C8" w:rsidRDefault="00AA15C8" w:rsidP="009819DF">
            <w:pPr>
              <w:numPr>
                <w:ilvl w:val="0"/>
                <w:numId w:val="59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166225D7" wp14:editId="4E525FE1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220980</wp:posOffset>
                  </wp:positionV>
                  <wp:extent cx="2352040" cy="2317750"/>
                  <wp:effectExtent l="0" t="0" r="0" b="6350"/>
                  <wp:wrapNone/>
                  <wp:docPr id="1000658884" name="Picture 1000658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040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>Two overlapping squares</w:t>
            </w:r>
            <w:r>
              <w:t xml:space="preserve"> </w:t>
            </w:r>
          </w:p>
          <w:p w14:paraId="6BE6BC7A" w14:textId="77777777" w:rsidR="00AA15C8" w:rsidRDefault="00AA15C8" w:rsidP="00E510CE">
            <w:pPr>
              <w:spacing w:after="100" w:line="276" w:lineRule="auto"/>
            </w:pPr>
          </w:p>
          <w:p w14:paraId="0DD98AEF" w14:textId="77777777" w:rsidR="00AA15C8" w:rsidRDefault="00AA15C8" w:rsidP="00E510CE">
            <w:pPr>
              <w:spacing w:after="100" w:line="276" w:lineRule="auto"/>
            </w:pPr>
          </w:p>
          <w:p w14:paraId="6DB3BAFA" w14:textId="77777777" w:rsidR="00AA15C8" w:rsidRDefault="00AA15C8" w:rsidP="00E510CE">
            <w:pPr>
              <w:spacing w:after="100" w:line="276" w:lineRule="auto"/>
            </w:pPr>
          </w:p>
          <w:p w14:paraId="231905F4" w14:textId="77777777" w:rsidR="00AA15C8" w:rsidRDefault="00AA15C8" w:rsidP="00E510CE">
            <w:pPr>
              <w:spacing w:after="100" w:line="276" w:lineRule="auto"/>
            </w:pPr>
          </w:p>
          <w:p w14:paraId="1206224F" w14:textId="77777777" w:rsidR="00AA15C8" w:rsidRDefault="00AA15C8" w:rsidP="00E510CE">
            <w:pPr>
              <w:spacing w:after="100" w:line="276" w:lineRule="auto"/>
            </w:pPr>
          </w:p>
          <w:p w14:paraId="105EDAD0" w14:textId="77777777" w:rsidR="00AA15C8" w:rsidRDefault="00AA15C8" w:rsidP="00E510CE">
            <w:pPr>
              <w:spacing w:after="100" w:line="276" w:lineRule="auto"/>
            </w:pPr>
          </w:p>
          <w:p w14:paraId="21FD1430" w14:textId="77777777" w:rsidR="00AA15C8" w:rsidRDefault="00AA15C8" w:rsidP="00E510CE">
            <w:pPr>
              <w:spacing w:after="100" w:line="276" w:lineRule="auto"/>
            </w:pPr>
          </w:p>
          <w:p w14:paraId="04FC38E0" w14:textId="77777777" w:rsidR="00AA15C8" w:rsidRDefault="00AA15C8" w:rsidP="00E510CE">
            <w:pPr>
              <w:spacing w:after="100" w:line="276" w:lineRule="auto"/>
            </w:pPr>
          </w:p>
          <w:p w14:paraId="5B1EAF22" w14:textId="77777777" w:rsidR="00AA15C8" w:rsidRDefault="00AA15C8" w:rsidP="00E510CE">
            <w:pPr>
              <w:spacing w:after="100" w:line="276" w:lineRule="auto"/>
            </w:pPr>
          </w:p>
          <w:p w14:paraId="43318950" w14:textId="77777777" w:rsidR="00AA15C8" w:rsidRPr="008B6384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a=b=68°</m:t>
                </m:r>
              </m:oMath>
            </m:oMathPara>
          </w:p>
        </w:tc>
        <w:tc>
          <w:tcPr>
            <w:tcW w:w="5174" w:type="dxa"/>
          </w:tcPr>
          <w:p w14:paraId="5E6D935C" w14:textId="77777777" w:rsidR="00AA15C8" w:rsidRPr="008637A1" w:rsidRDefault="00AA15C8" w:rsidP="009819DF">
            <w:pPr>
              <w:numPr>
                <w:ilvl w:val="0"/>
                <w:numId w:val="59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49350C1C" wp14:editId="131E720E">
                  <wp:simplePos x="0" y="0"/>
                  <wp:positionH relativeFrom="column">
                    <wp:posOffset>595630</wp:posOffset>
                  </wp:positionH>
                  <wp:positionV relativeFrom="paragraph">
                    <wp:posOffset>421005</wp:posOffset>
                  </wp:positionV>
                  <wp:extent cx="2321560" cy="1950720"/>
                  <wp:effectExtent l="0" t="0" r="2540" b="0"/>
                  <wp:wrapNone/>
                  <wp:docPr id="1000658889" name="Picture 1000658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>Quadrilateral inside an equilateral triangle</w:t>
            </w:r>
          </w:p>
          <w:p w14:paraId="2CBB0D56" w14:textId="77777777" w:rsidR="00AA15C8" w:rsidRPr="008637A1" w:rsidRDefault="00AA15C8" w:rsidP="00E510CE">
            <w:pPr>
              <w:spacing w:after="100" w:line="276" w:lineRule="auto"/>
            </w:pPr>
          </w:p>
          <w:p w14:paraId="1EFB58B6" w14:textId="77777777" w:rsidR="00AA15C8" w:rsidRPr="008637A1" w:rsidRDefault="00AA15C8" w:rsidP="00E510CE">
            <w:pPr>
              <w:spacing w:after="100" w:line="276" w:lineRule="auto"/>
            </w:pPr>
          </w:p>
          <w:p w14:paraId="2B870800" w14:textId="77777777" w:rsidR="00AA15C8" w:rsidRPr="008637A1" w:rsidRDefault="00AA15C8" w:rsidP="00E510CE">
            <w:pPr>
              <w:spacing w:after="100" w:line="276" w:lineRule="auto"/>
            </w:pPr>
          </w:p>
          <w:p w14:paraId="764A9F38" w14:textId="77777777" w:rsidR="00AA15C8" w:rsidRPr="008637A1" w:rsidRDefault="00AA15C8" w:rsidP="00E510CE">
            <w:pPr>
              <w:spacing w:after="100" w:line="276" w:lineRule="auto"/>
            </w:pPr>
          </w:p>
          <w:p w14:paraId="27CB2287" w14:textId="77777777" w:rsidR="00AA15C8" w:rsidRPr="008637A1" w:rsidRDefault="00AA15C8" w:rsidP="00E510CE">
            <w:pPr>
              <w:spacing w:after="100" w:line="276" w:lineRule="auto"/>
            </w:pPr>
          </w:p>
          <w:p w14:paraId="36F86032" w14:textId="77777777" w:rsidR="00AA15C8" w:rsidRPr="008637A1" w:rsidRDefault="00AA15C8" w:rsidP="00E510CE">
            <w:pPr>
              <w:spacing w:after="100" w:line="276" w:lineRule="auto"/>
            </w:pPr>
          </w:p>
          <w:p w14:paraId="718F3F1E" w14:textId="77777777" w:rsidR="00AA15C8" w:rsidRPr="008637A1" w:rsidRDefault="00AA15C8" w:rsidP="00E510CE">
            <w:pPr>
              <w:spacing w:after="100" w:line="276" w:lineRule="auto"/>
            </w:pPr>
          </w:p>
          <w:p w14:paraId="1F7563C0" w14:textId="77777777" w:rsidR="00AA15C8" w:rsidRDefault="00AA15C8" w:rsidP="00E510CE">
            <w:pPr>
              <w:spacing w:after="100" w:line="276" w:lineRule="auto"/>
            </w:pPr>
          </w:p>
          <w:p w14:paraId="75808E58" w14:textId="77777777" w:rsidR="00AA15C8" w:rsidRPr="008B6384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a=86°, b=97°</m:t>
                </m:r>
              </m:oMath>
            </m:oMathPara>
          </w:p>
        </w:tc>
      </w:tr>
    </w:tbl>
    <w:p w14:paraId="725FC475" w14:textId="77777777" w:rsidR="00AA15C8" w:rsidRDefault="00AA15C8" w:rsidP="00AA15C8"/>
    <w:p w14:paraId="5F00AE3E" w14:textId="77777777" w:rsidR="00AA15C8" w:rsidRDefault="00AA15C8" w:rsidP="009819DF">
      <w:pPr>
        <w:pStyle w:val="ListParagraph"/>
        <w:numPr>
          <w:ilvl w:val="0"/>
          <w:numId w:val="63"/>
        </w:numPr>
      </w:pPr>
      <w:r w:rsidRPr="008978A7">
        <w:rPr>
          <w:noProof/>
        </w:rPr>
        <w:drawing>
          <wp:anchor distT="0" distB="0" distL="114300" distR="114300" simplePos="0" relativeHeight="252015616" behindDoc="0" locked="0" layoutInCell="1" allowOverlap="1" wp14:anchorId="120A3B6F" wp14:editId="2D96DB94">
            <wp:simplePos x="0" y="0"/>
            <wp:positionH relativeFrom="column">
              <wp:posOffset>334739</wp:posOffset>
            </wp:positionH>
            <wp:positionV relativeFrom="paragraph">
              <wp:posOffset>238760</wp:posOffset>
            </wp:positionV>
            <wp:extent cx="2370455" cy="1720850"/>
            <wp:effectExtent l="0" t="0" r="0" b="0"/>
            <wp:wrapNone/>
            <wp:docPr id="17715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379" name="Picture 1"/>
                    <pic:cNvPicPr/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values of the pronumerals. Provide full reasoning.</w:t>
      </w:r>
    </w:p>
    <w:p w14:paraId="38297689" w14:textId="77777777" w:rsidR="00AA15C8" w:rsidRDefault="00AA15C8" w:rsidP="00AA15C8">
      <w:pPr>
        <w:spacing w:line="360" w:lineRule="auto"/>
        <w:ind w:left="567"/>
      </w:pPr>
    </w:p>
    <w:p w14:paraId="29B542D5" w14:textId="77777777" w:rsidR="00AA15C8" w:rsidRDefault="00AA15C8" w:rsidP="00AA15C8"/>
    <w:p w14:paraId="29D1AFC9" w14:textId="77777777" w:rsidR="00AA15C8" w:rsidRDefault="00AA15C8" w:rsidP="00AA15C8"/>
    <w:p w14:paraId="6C5173A8" w14:textId="77777777" w:rsidR="00AA15C8" w:rsidRPr="008B6384" w:rsidRDefault="00AA15C8" w:rsidP="00AA15C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x=110°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corresponding angles on parallel lines</m:t>
              </m:r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0BCED25F" w14:textId="77777777" w:rsidR="00AA15C8" w:rsidRPr="008B6384" w:rsidRDefault="00AA15C8" w:rsidP="00AA15C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∠EGH=60°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angle sum of straight line</m:t>
              </m:r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18692E00" w14:textId="77777777" w:rsidR="00AA15C8" w:rsidRPr="006C4B61" w:rsidRDefault="00AA15C8" w:rsidP="00AA15C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∠GHD=90°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angle sum of quadrilaterial</m:t>
              </m:r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16168547" w14:textId="77777777" w:rsidR="00AA15C8" w:rsidRPr="006C4B61" w:rsidRDefault="00AA15C8" w:rsidP="00AA15C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z=90°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angle sum of straight line</m:t>
              </m:r>
            </m:e>
          </m:d>
        </m:oMath>
      </m:oMathPara>
    </w:p>
    <w:p w14:paraId="7903AF02" w14:textId="77777777" w:rsidR="00AA15C8" w:rsidRPr="006C4B61" w:rsidRDefault="00AA15C8" w:rsidP="00AA15C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y=80°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angle sum of quadrilaterial</m:t>
              </m:r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1D5DE51A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 xml:space="preserve">Juna is exploring angles by folding rectangular strips of paper. </w:t>
      </w:r>
      <w:r>
        <w:br/>
      </w:r>
      <w:r w:rsidRPr="008637A1">
        <w:t xml:space="preserve">Work out the size of each angle marked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501A9F64" w14:textId="77777777" w:rsidTr="00E510CE">
        <w:tc>
          <w:tcPr>
            <w:tcW w:w="5173" w:type="dxa"/>
          </w:tcPr>
          <w:p w14:paraId="362AD636" w14:textId="77777777" w:rsidR="00AA15C8" w:rsidRDefault="00AA15C8" w:rsidP="009819DF">
            <w:pPr>
              <w:numPr>
                <w:ilvl w:val="0"/>
                <w:numId w:val="60"/>
              </w:numPr>
              <w:spacing w:after="100" w:line="276" w:lineRule="auto"/>
            </w:pPr>
            <w:r w:rsidRPr="008637A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008448" behindDoc="0" locked="0" layoutInCell="1" allowOverlap="1" wp14:anchorId="0F7296D5" wp14:editId="3A112998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42545</wp:posOffset>
                      </wp:positionV>
                      <wp:extent cx="2266950" cy="1524000"/>
                      <wp:effectExtent l="0" t="0" r="0" b="0"/>
                      <wp:wrapNone/>
                      <wp:docPr id="72226577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950" cy="1524000"/>
                                <a:chOff x="0" y="0"/>
                                <a:chExt cx="2266950" cy="1524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8094533" name="Picture 131809453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94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95"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48257" t="22981" r="1037" b="-232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66950" cy="1524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341609340" name="Straight Connector 1"/>
                              <wps:cNvCnPr/>
                              <wps:spPr>
                                <a:xfrm flipH="1">
                                  <a:off x="656493" y="360484"/>
                                  <a:ext cx="123093" cy="1201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98225928" name="Straight Connector 1"/>
                              <wps:cNvCnPr/>
                              <wps:spPr>
                                <a:xfrm flipH="1">
                                  <a:off x="583223" y="677008"/>
                                  <a:ext cx="0" cy="1553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21B28D" id="Group 2" o:spid="_x0000_s1026" style="position:absolute;margin-left:42.9pt;margin-top:3.35pt;width:178.5pt;height:120pt;z-index:252008448" coordsize="22669,1524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">
                      <v:shape id="Picture 1318094533" o:spid="_x0000_s1027" type="#_x0000_t75" style="position:absolute;width:22669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">
                        <v:imagedata r:id="rId196" o:title="" croptop="15061f" cropbottom="-1525f" cropleft="31626f" cropright="680f" grayscale="t"/>
                      </v:shape>
                      <v:line id="Straight Connector 1" o:spid="_x0000_s1028" style="position:absolute;flip:x;visibility:visible;mso-wrap-style:square" from="6564,3604" to="7795,4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" strokecolor="windowText">
                        <v:stroke joinstyle="miter"/>
                      </v:line>
                      <v:line id="Straight Connector 1" o:spid="_x0000_s1029" style="position:absolute;flip:x;visibility:visible;mso-wrap-style:square" from="5832,6770" to="5832,8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" strokecolor="windowText">
                        <v:stroke joinstyle="miter"/>
                      </v:line>
                    </v:group>
                  </w:pict>
                </mc:Fallback>
              </mc:AlternateContent>
            </w:r>
            <w:r>
              <w:t xml:space="preserve"> </w:t>
            </w:r>
          </w:p>
          <w:p w14:paraId="24689F33" w14:textId="77777777" w:rsidR="00AA15C8" w:rsidRDefault="00AA15C8" w:rsidP="00E510CE">
            <w:pPr>
              <w:spacing w:after="100" w:line="276" w:lineRule="auto"/>
            </w:pPr>
          </w:p>
          <w:p w14:paraId="5CB0293D" w14:textId="77777777" w:rsidR="00AA15C8" w:rsidRDefault="00AA15C8" w:rsidP="00E510CE">
            <w:pPr>
              <w:spacing w:after="100" w:line="276" w:lineRule="auto"/>
            </w:pPr>
          </w:p>
          <w:p w14:paraId="6D2AEE76" w14:textId="77777777" w:rsidR="00AA15C8" w:rsidRDefault="00AA15C8" w:rsidP="00E510CE">
            <w:pPr>
              <w:spacing w:after="100" w:line="276" w:lineRule="auto"/>
            </w:pPr>
          </w:p>
          <w:p w14:paraId="230B14E3" w14:textId="77777777" w:rsidR="00AA15C8" w:rsidRDefault="00AA15C8" w:rsidP="00E510CE">
            <w:pPr>
              <w:spacing w:after="100" w:line="276" w:lineRule="auto"/>
            </w:pPr>
          </w:p>
          <w:p w14:paraId="7B2D1138" w14:textId="77777777" w:rsidR="00AA15C8" w:rsidRDefault="00AA15C8" w:rsidP="00E510CE">
            <w:pPr>
              <w:spacing w:after="100" w:line="276" w:lineRule="auto"/>
            </w:pPr>
          </w:p>
          <w:p w14:paraId="0AFA797F" w14:textId="77777777" w:rsidR="00AA15C8" w:rsidRDefault="00AA15C8" w:rsidP="00E510CE">
            <w:pPr>
              <w:spacing w:after="100" w:line="276" w:lineRule="auto"/>
            </w:pPr>
          </w:p>
          <w:p w14:paraId="4613C332" w14:textId="77777777" w:rsidR="00AA15C8" w:rsidRPr="00A743F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x=80</m:t>
                </m:r>
              </m:oMath>
            </m:oMathPara>
          </w:p>
        </w:tc>
        <w:tc>
          <w:tcPr>
            <w:tcW w:w="5174" w:type="dxa"/>
          </w:tcPr>
          <w:p w14:paraId="7F3428A1" w14:textId="77777777" w:rsidR="00AA15C8" w:rsidRPr="008637A1" w:rsidRDefault="00AA15C8" w:rsidP="009819DF">
            <w:pPr>
              <w:numPr>
                <w:ilvl w:val="0"/>
                <w:numId w:val="60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3F75793F" wp14:editId="18B9353D">
                  <wp:simplePos x="0" y="0"/>
                  <wp:positionH relativeFrom="column">
                    <wp:posOffset>714542</wp:posOffset>
                  </wp:positionH>
                  <wp:positionV relativeFrom="paragraph">
                    <wp:posOffset>71755</wp:posOffset>
                  </wp:positionV>
                  <wp:extent cx="1842770" cy="1204595"/>
                  <wp:effectExtent l="0" t="0" r="5080" b="0"/>
                  <wp:wrapNone/>
                  <wp:docPr id="1000658897" name="Picture 1000658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5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8103" r="58782" b="29181"/>
                          <a:stretch/>
                        </pic:blipFill>
                        <pic:spPr bwMode="auto">
                          <a:xfrm>
                            <a:off x="0" y="0"/>
                            <a:ext cx="1842770" cy="1204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0F07B608" w14:textId="77777777" w:rsidR="00AA15C8" w:rsidRPr="008637A1" w:rsidRDefault="00AA15C8" w:rsidP="00E510CE">
            <w:pPr>
              <w:spacing w:after="100" w:line="276" w:lineRule="auto"/>
            </w:pPr>
          </w:p>
          <w:p w14:paraId="35DF0907" w14:textId="77777777" w:rsidR="00AA15C8" w:rsidRPr="008637A1" w:rsidRDefault="00AA15C8" w:rsidP="00E510CE">
            <w:pPr>
              <w:spacing w:after="100" w:line="276" w:lineRule="auto"/>
            </w:pPr>
          </w:p>
          <w:p w14:paraId="486A2D41" w14:textId="77777777" w:rsidR="00AA15C8" w:rsidRPr="008637A1" w:rsidRDefault="00AA15C8" w:rsidP="00E510CE">
            <w:pPr>
              <w:spacing w:after="100" w:line="276" w:lineRule="auto"/>
            </w:pPr>
          </w:p>
          <w:p w14:paraId="2C56FD0B" w14:textId="77777777" w:rsidR="00AA15C8" w:rsidRPr="008637A1" w:rsidRDefault="00AA15C8" w:rsidP="00E510CE">
            <w:pPr>
              <w:spacing w:after="100" w:line="276" w:lineRule="auto"/>
            </w:pPr>
          </w:p>
          <w:p w14:paraId="20364E17" w14:textId="77777777" w:rsidR="00AA15C8" w:rsidRDefault="00AA15C8" w:rsidP="00E510CE">
            <w:pPr>
              <w:spacing w:after="100" w:line="276" w:lineRule="auto"/>
            </w:pPr>
          </w:p>
          <w:p w14:paraId="5E5E7995" w14:textId="77777777" w:rsidR="00AA15C8" w:rsidRDefault="00AA15C8" w:rsidP="00E510CE">
            <w:pPr>
              <w:spacing w:after="100" w:line="276" w:lineRule="auto"/>
            </w:pPr>
          </w:p>
          <w:p w14:paraId="696B2FEE" w14:textId="77777777" w:rsidR="00AA15C8" w:rsidRPr="00A743F8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x=130</m:t>
                </m:r>
              </m:oMath>
            </m:oMathPara>
          </w:p>
        </w:tc>
      </w:tr>
    </w:tbl>
    <w:p w14:paraId="2861A8AE" w14:textId="77777777" w:rsidR="00AA15C8" w:rsidRDefault="00AA15C8" w:rsidP="00AA15C8"/>
    <w:p w14:paraId="4590DD86" w14:textId="77777777" w:rsidR="00AA15C8" w:rsidRDefault="00AA15C8" w:rsidP="00AA15C8"/>
    <w:p w14:paraId="618F2E00" w14:textId="77777777" w:rsidR="00AA15C8" w:rsidRDefault="00AA15C8" w:rsidP="00AA15C8"/>
    <w:p w14:paraId="4CE4AB6A" w14:textId="77777777" w:rsidR="00AA15C8" w:rsidRDefault="00AA15C8" w:rsidP="00AA15C8"/>
    <w:p w14:paraId="7B90CD2F" w14:textId="77777777" w:rsidR="00AA15C8" w:rsidRDefault="00AA15C8" w:rsidP="00AA15C8"/>
    <w:p w14:paraId="7D1C6F71" w14:textId="77777777" w:rsidR="00AA15C8" w:rsidRDefault="00AA15C8" w:rsidP="00AA15C8"/>
    <w:p w14:paraId="46EC4D7E" w14:textId="77777777" w:rsidR="00AA15C8" w:rsidRPr="008637A1" w:rsidRDefault="00AA15C8" w:rsidP="009819DF">
      <w:pPr>
        <w:numPr>
          <w:ilvl w:val="0"/>
          <w:numId w:val="63"/>
        </w:numPr>
        <w:contextualSpacing/>
      </w:pPr>
      <w:r w:rsidRPr="008637A1">
        <w:lastRenderedPageBreak/>
        <w:t>Find every angle you can.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2272147A" w14:textId="77777777" w:rsidTr="00E510CE">
        <w:tc>
          <w:tcPr>
            <w:tcW w:w="5173" w:type="dxa"/>
          </w:tcPr>
          <w:p w14:paraId="7265B5F5" w14:textId="77777777" w:rsidR="00AA15C8" w:rsidRPr="008637A1" w:rsidRDefault="00AA15C8" w:rsidP="009819DF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8637A1">
              <w:t xml:space="preserve">PQRS is a square and PQT is an equilateral triangle. </w:t>
            </w:r>
          </w:p>
          <w:p w14:paraId="43027A61" w14:textId="77777777" w:rsidR="00AA15C8" w:rsidRPr="008637A1" w:rsidRDefault="00AA15C8" w:rsidP="00E510CE">
            <w:pPr>
              <w:spacing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29952" behindDoc="0" locked="0" layoutInCell="1" allowOverlap="1" wp14:anchorId="143C265A" wp14:editId="6297FF38">
                  <wp:simplePos x="0" y="0"/>
                  <wp:positionH relativeFrom="column">
                    <wp:posOffset>708855</wp:posOffset>
                  </wp:positionH>
                  <wp:positionV relativeFrom="paragraph">
                    <wp:posOffset>88249</wp:posOffset>
                  </wp:positionV>
                  <wp:extent cx="1693545" cy="1697990"/>
                  <wp:effectExtent l="0" t="0" r="1905" b="0"/>
                  <wp:wrapNone/>
                  <wp:docPr id="928730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730704" name="Picture 1"/>
                          <pic:cNvPicPr/>
                        </pic:nvPicPr>
                        <pic:blipFill>
                          <a:blip r:embed="rId19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545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7C26EDD8" wp14:editId="7C7F63E3">
                  <wp:simplePos x="0" y="0"/>
                  <wp:positionH relativeFrom="column">
                    <wp:posOffset>702937</wp:posOffset>
                  </wp:positionH>
                  <wp:positionV relativeFrom="paragraph">
                    <wp:posOffset>71755</wp:posOffset>
                  </wp:positionV>
                  <wp:extent cx="1694164" cy="1698317"/>
                  <wp:effectExtent l="0" t="0" r="1905" b="0"/>
                  <wp:wrapNone/>
                  <wp:docPr id="1648026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026253" name="Picture 1"/>
                          <pic:cNvPicPr/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64" cy="169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1DB72D" w14:textId="77777777" w:rsidR="00AA15C8" w:rsidRPr="008637A1" w:rsidRDefault="00AA15C8" w:rsidP="00E510CE">
            <w:pPr>
              <w:spacing w:line="276" w:lineRule="auto"/>
            </w:pPr>
          </w:p>
          <w:p w14:paraId="7C090E50" w14:textId="77777777" w:rsidR="00AA15C8" w:rsidRPr="008637A1" w:rsidRDefault="00AA15C8" w:rsidP="00E510CE">
            <w:pPr>
              <w:spacing w:line="276" w:lineRule="auto"/>
            </w:pPr>
          </w:p>
          <w:p w14:paraId="02771285" w14:textId="77777777" w:rsidR="00AA15C8" w:rsidRPr="008637A1" w:rsidRDefault="00AA15C8" w:rsidP="00E510CE">
            <w:pPr>
              <w:spacing w:line="276" w:lineRule="auto"/>
            </w:pPr>
          </w:p>
          <w:p w14:paraId="2D0E2ABF" w14:textId="77777777" w:rsidR="00AA15C8" w:rsidRPr="008637A1" w:rsidRDefault="00AA15C8" w:rsidP="00E510CE">
            <w:pPr>
              <w:spacing w:line="276" w:lineRule="auto"/>
            </w:pPr>
          </w:p>
          <w:p w14:paraId="138A9E3C" w14:textId="77777777" w:rsidR="00AA15C8" w:rsidRPr="008637A1" w:rsidRDefault="00AA15C8" w:rsidP="00E510CE">
            <w:pPr>
              <w:spacing w:line="276" w:lineRule="auto"/>
            </w:pPr>
          </w:p>
          <w:p w14:paraId="47E51ACB" w14:textId="77777777" w:rsidR="00AA15C8" w:rsidRPr="008637A1" w:rsidRDefault="00AA15C8" w:rsidP="00E510CE">
            <w:pPr>
              <w:spacing w:line="276" w:lineRule="auto"/>
            </w:pPr>
          </w:p>
          <w:p w14:paraId="3B41C406" w14:textId="77777777" w:rsidR="00AA15C8" w:rsidRPr="008637A1" w:rsidRDefault="00AA15C8" w:rsidP="00E510CE">
            <w:pPr>
              <w:spacing w:line="276" w:lineRule="auto"/>
            </w:pPr>
          </w:p>
          <w:p w14:paraId="6509F1B2" w14:textId="77777777" w:rsidR="00AA15C8" w:rsidRPr="008637A1" w:rsidRDefault="00AA15C8" w:rsidP="00E510CE">
            <w:pPr>
              <w:spacing w:line="276" w:lineRule="auto"/>
            </w:pPr>
          </w:p>
          <w:p w14:paraId="498A197F" w14:textId="77777777" w:rsidR="00AA15C8" w:rsidRPr="008637A1" w:rsidRDefault="00AA15C8" w:rsidP="00E510CE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52010330" w14:textId="77777777" w:rsidR="00AA15C8" w:rsidRDefault="00AA15C8" w:rsidP="009819DF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8637A1">
              <w:t>This diagram shows two overlapping parallelograms.</w:t>
            </w:r>
            <w:r>
              <w:t xml:space="preserve"> </w:t>
            </w:r>
          </w:p>
          <w:p w14:paraId="0BE4316A" w14:textId="77777777" w:rsidR="00AA15C8" w:rsidRDefault="00AA15C8" w:rsidP="00E510CE">
            <w:p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3E27F560" wp14:editId="1DFD2BBC">
                  <wp:simplePos x="0" y="0"/>
                  <wp:positionH relativeFrom="column">
                    <wp:posOffset>533065</wp:posOffset>
                  </wp:positionH>
                  <wp:positionV relativeFrom="paragraph">
                    <wp:posOffset>172490</wp:posOffset>
                  </wp:positionV>
                  <wp:extent cx="2370455" cy="1483995"/>
                  <wp:effectExtent l="0" t="0" r="0" b="1905"/>
                  <wp:wrapNone/>
                  <wp:docPr id="1410408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408084" name="Picture 1"/>
                          <pic:cNvPicPr/>
                        </pic:nvPicPr>
                        <pic:blipFill>
                          <a:blip r:embed="rId19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2022784" behindDoc="0" locked="0" layoutInCell="1" allowOverlap="1" wp14:anchorId="14838632" wp14:editId="14BFD6CD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177917</wp:posOffset>
                  </wp:positionV>
                  <wp:extent cx="2373957" cy="1484546"/>
                  <wp:effectExtent l="0" t="0" r="7620" b="1905"/>
                  <wp:wrapNone/>
                  <wp:docPr id="1205667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67737" name="Picture 1"/>
                          <pic:cNvPicPr/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957" cy="1484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487557" w14:textId="77777777" w:rsidR="00AA15C8" w:rsidRDefault="00AA15C8" w:rsidP="00E510CE">
            <w:pPr>
              <w:spacing w:line="276" w:lineRule="auto"/>
              <w:contextualSpacing/>
            </w:pPr>
          </w:p>
          <w:p w14:paraId="12CA6F89" w14:textId="77777777" w:rsidR="00AA15C8" w:rsidRDefault="00AA15C8" w:rsidP="00E510CE">
            <w:pPr>
              <w:spacing w:line="276" w:lineRule="auto"/>
              <w:contextualSpacing/>
            </w:pPr>
          </w:p>
          <w:p w14:paraId="7B25A7F1" w14:textId="77777777" w:rsidR="00AA15C8" w:rsidRDefault="00AA15C8" w:rsidP="00E510CE">
            <w:pPr>
              <w:spacing w:line="276" w:lineRule="auto"/>
              <w:contextualSpacing/>
            </w:pPr>
          </w:p>
          <w:p w14:paraId="6EA8CC33" w14:textId="77777777" w:rsidR="00AA15C8" w:rsidRDefault="00AA15C8" w:rsidP="00E510CE">
            <w:pPr>
              <w:spacing w:line="276" w:lineRule="auto"/>
              <w:contextualSpacing/>
            </w:pPr>
          </w:p>
          <w:p w14:paraId="5CAE9FE9" w14:textId="77777777" w:rsidR="00AA15C8" w:rsidRDefault="00AA15C8" w:rsidP="00E510CE">
            <w:pPr>
              <w:spacing w:line="276" w:lineRule="auto"/>
              <w:contextualSpacing/>
            </w:pPr>
          </w:p>
          <w:p w14:paraId="32399054" w14:textId="77777777" w:rsidR="00AA15C8" w:rsidRDefault="00AA15C8" w:rsidP="00E510CE">
            <w:pPr>
              <w:spacing w:line="276" w:lineRule="auto"/>
              <w:contextualSpacing/>
            </w:pPr>
          </w:p>
          <w:p w14:paraId="6562A275" w14:textId="77777777" w:rsidR="00AA15C8" w:rsidRDefault="00AA15C8" w:rsidP="00E510CE">
            <w:pPr>
              <w:spacing w:line="276" w:lineRule="auto"/>
              <w:contextualSpacing/>
            </w:pPr>
          </w:p>
          <w:p w14:paraId="13FF4856" w14:textId="77777777" w:rsidR="00AA15C8" w:rsidRDefault="00AA15C8" w:rsidP="00E510CE">
            <w:pPr>
              <w:spacing w:line="276" w:lineRule="auto"/>
              <w:contextualSpacing/>
            </w:pPr>
          </w:p>
          <w:p w14:paraId="4386B8F3" w14:textId="77777777" w:rsidR="00AA15C8" w:rsidRPr="008637A1" w:rsidRDefault="00AA15C8" w:rsidP="00E510CE">
            <w:pPr>
              <w:pStyle w:val="Answer"/>
              <w:spacing w:line="276" w:lineRule="auto"/>
            </w:pPr>
          </w:p>
        </w:tc>
      </w:tr>
      <w:tr w:rsidR="00AA15C8" w:rsidRPr="008637A1" w14:paraId="322ACF59" w14:textId="77777777" w:rsidTr="00E510CE">
        <w:tc>
          <w:tcPr>
            <w:tcW w:w="5173" w:type="dxa"/>
          </w:tcPr>
          <w:p w14:paraId="0D8849C4" w14:textId="77777777" w:rsidR="00AA15C8" w:rsidRDefault="00AA15C8" w:rsidP="009819DF">
            <w:pPr>
              <w:numPr>
                <w:ilvl w:val="0"/>
                <w:numId w:val="50"/>
              </w:numPr>
              <w:spacing w:line="276" w:lineRule="auto"/>
              <w:contextualSpacing/>
            </w:pPr>
            <w:r>
              <w:t xml:space="preserve"> </w:t>
            </w:r>
          </w:p>
          <w:p w14:paraId="40829595" w14:textId="77777777" w:rsidR="00AA15C8" w:rsidRDefault="00AA15C8" w:rsidP="00E510CE">
            <w:p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1EA03783" wp14:editId="037E698C">
                  <wp:simplePos x="0" y="0"/>
                  <wp:positionH relativeFrom="column">
                    <wp:posOffset>6771</wp:posOffset>
                  </wp:positionH>
                  <wp:positionV relativeFrom="paragraph">
                    <wp:posOffset>97895</wp:posOffset>
                  </wp:positionV>
                  <wp:extent cx="3137535" cy="1503045"/>
                  <wp:effectExtent l="0" t="0" r="5715" b="1905"/>
                  <wp:wrapNone/>
                  <wp:docPr id="1999052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052008" name="Picture 1"/>
                          <pic:cNvPicPr/>
                        </pic:nvPicPr>
                        <pic:blipFill>
                          <a:blip r:embed="rId20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6" r="1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535" cy="150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2023808" behindDoc="0" locked="0" layoutInCell="1" allowOverlap="1" wp14:anchorId="23A3C1E1" wp14:editId="5C519A0C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58958</wp:posOffset>
                  </wp:positionV>
                  <wp:extent cx="3137549" cy="1503431"/>
                  <wp:effectExtent l="0" t="0" r="5715" b="1905"/>
                  <wp:wrapNone/>
                  <wp:docPr id="2133309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09467" name="Picture 1"/>
                          <pic:cNvPicPr/>
                        </pic:nvPicPr>
                        <pic:blipFill rotWithShape="1"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86" r="1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549" cy="150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B14380" w14:textId="77777777" w:rsidR="00AA15C8" w:rsidRDefault="00AA15C8" w:rsidP="00E510CE">
            <w:pPr>
              <w:spacing w:line="276" w:lineRule="auto"/>
              <w:contextualSpacing/>
            </w:pPr>
          </w:p>
          <w:p w14:paraId="6777858D" w14:textId="77777777" w:rsidR="00AA15C8" w:rsidRDefault="00AA15C8" w:rsidP="00E510CE">
            <w:pPr>
              <w:spacing w:line="276" w:lineRule="auto"/>
              <w:contextualSpacing/>
            </w:pPr>
          </w:p>
          <w:p w14:paraId="6F4B5C65" w14:textId="77777777" w:rsidR="00AA15C8" w:rsidRDefault="00AA15C8" w:rsidP="00E510CE">
            <w:pPr>
              <w:spacing w:line="276" w:lineRule="auto"/>
              <w:contextualSpacing/>
            </w:pPr>
          </w:p>
          <w:p w14:paraId="3924774B" w14:textId="77777777" w:rsidR="00AA15C8" w:rsidRDefault="00AA15C8" w:rsidP="00E510CE">
            <w:pPr>
              <w:spacing w:line="276" w:lineRule="auto"/>
              <w:contextualSpacing/>
            </w:pPr>
          </w:p>
          <w:p w14:paraId="4701419A" w14:textId="77777777" w:rsidR="00AA15C8" w:rsidRDefault="00AA15C8" w:rsidP="00E510CE">
            <w:pPr>
              <w:spacing w:line="276" w:lineRule="auto"/>
              <w:contextualSpacing/>
            </w:pPr>
          </w:p>
          <w:p w14:paraId="163E841E" w14:textId="77777777" w:rsidR="00AA15C8" w:rsidRDefault="00AA15C8" w:rsidP="00E510CE">
            <w:pPr>
              <w:spacing w:line="276" w:lineRule="auto"/>
              <w:contextualSpacing/>
            </w:pPr>
          </w:p>
          <w:p w14:paraId="775F3E33" w14:textId="77777777" w:rsidR="00AA15C8" w:rsidRPr="008637A1" w:rsidRDefault="00AA15C8" w:rsidP="00E510CE">
            <w:pPr>
              <w:spacing w:line="276" w:lineRule="auto"/>
            </w:pPr>
          </w:p>
          <w:p w14:paraId="1BE2196C" w14:textId="77777777" w:rsidR="00AA15C8" w:rsidRPr="008637A1" w:rsidRDefault="00AA15C8" w:rsidP="00E510CE">
            <w:pPr>
              <w:spacing w:line="276" w:lineRule="auto"/>
            </w:pPr>
          </w:p>
          <w:p w14:paraId="4BF6177B" w14:textId="77777777" w:rsidR="00AA15C8" w:rsidRPr="008637A1" w:rsidRDefault="00AA15C8" w:rsidP="00E510CE">
            <w:pPr>
              <w:spacing w:line="276" w:lineRule="auto"/>
            </w:pPr>
          </w:p>
          <w:p w14:paraId="3AEF9BF5" w14:textId="77777777" w:rsidR="00AA15C8" w:rsidRPr="008637A1" w:rsidRDefault="00AA15C8" w:rsidP="00E510CE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153ECA6B" w14:textId="77777777" w:rsidR="00AA15C8" w:rsidRDefault="00AA15C8" w:rsidP="009819DF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8637A1"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418F98DF" wp14:editId="3CE88D09">
                  <wp:simplePos x="0" y="0"/>
                  <wp:positionH relativeFrom="column">
                    <wp:posOffset>492530</wp:posOffset>
                  </wp:positionH>
                  <wp:positionV relativeFrom="paragraph">
                    <wp:posOffset>74915</wp:posOffset>
                  </wp:positionV>
                  <wp:extent cx="2361565" cy="1800225"/>
                  <wp:effectExtent l="0" t="0" r="635" b="9525"/>
                  <wp:wrapNone/>
                  <wp:docPr id="1606735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735907" name="Picture 1"/>
                          <pic:cNvPicPr/>
                        </pic:nvPicPr>
                        <pic:blipFill>
                          <a:blip r:embed="rId20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56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2024832" behindDoc="0" locked="0" layoutInCell="1" allowOverlap="1" wp14:anchorId="40776CEF" wp14:editId="409ADE6C">
                  <wp:simplePos x="0" y="0"/>
                  <wp:positionH relativeFrom="column">
                    <wp:posOffset>497957</wp:posOffset>
                  </wp:positionH>
                  <wp:positionV relativeFrom="paragraph">
                    <wp:posOffset>58191</wp:posOffset>
                  </wp:positionV>
                  <wp:extent cx="2362336" cy="1800751"/>
                  <wp:effectExtent l="0" t="0" r="0" b="9525"/>
                  <wp:wrapNone/>
                  <wp:docPr id="1353490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90896" name="Picture 1"/>
                          <pic:cNvPicPr/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36" cy="180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E81821" w14:textId="77777777" w:rsidR="00AA15C8" w:rsidRDefault="00AA15C8" w:rsidP="00E510CE">
            <w:pPr>
              <w:spacing w:line="276" w:lineRule="auto"/>
              <w:contextualSpacing/>
            </w:pPr>
          </w:p>
          <w:p w14:paraId="76F278BC" w14:textId="77777777" w:rsidR="00AA15C8" w:rsidRDefault="00AA15C8" w:rsidP="00E510CE">
            <w:pPr>
              <w:spacing w:line="276" w:lineRule="auto"/>
              <w:contextualSpacing/>
            </w:pPr>
          </w:p>
          <w:p w14:paraId="4F0EC0D4" w14:textId="77777777" w:rsidR="00AA15C8" w:rsidRDefault="00AA15C8" w:rsidP="00E510CE">
            <w:pPr>
              <w:spacing w:line="276" w:lineRule="auto"/>
              <w:contextualSpacing/>
            </w:pPr>
          </w:p>
          <w:p w14:paraId="04085AAA" w14:textId="77777777" w:rsidR="00AA15C8" w:rsidRDefault="00AA15C8" w:rsidP="00E510CE">
            <w:pPr>
              <w:spacing w:line="276" w:lineRule="auto"/>
              <w:contextualSpacing/>
            </w:pPr>
          </w:p>
          <w:p w14:paraId="4F8AD079" w14:textId="77777777" w:rsidR="00AA15C8" w:rsidRDefault="00AA15C8" w:rsidP="00E510CE">
            <w:pPr>
              <w:spacing w:line="276" w:lineRule="auto"/>
              <w:contextualSpacing/>
            </w:pPr>
          </w:p>
          <w:p w14:paraId="1B6C8BF3" w14:textId="77777777" w:rsidR="00AA15C8" w:rsidRDefault="00AA15C8" w:rsidP="00E510CE">
            <w:pPr>
              <w:spacing w:line="276" w:lineRule="auto"/>
              <w:contextualSpacing/>
            </w:pPr>
          </w:p>
          <w:p w14:paraId="2E41A286" w14:textId="77777777" w:rsidR="00AA15C8" w:rsidRDefault="00AA15C8" w:rsidP="00E510CE">
            <w:pPr>
              <w:spacing w:line="276" w:lineRule="auto"/>
              <w:contextualSpacing/>
            </w:pPr>
          </w:p>
          <w:p w14:paraId="2704BFD4" w14:textId="77777777" w:rsidR="00AA15C8" w:rsidRDefault="00AA15C8" w:rsidP="00E510CE">
            <w:pPr>
              <w:spacing w:line="276" w:lineRule="auto"/>
              <w:contextualSpacing/>
            </w:pPr>
          </w:p>
          <w:p w14:paraId="7C3FF6FD" w14:textId="77777777" w:rsidR="00AA15C8" w:rsidRDefault="00AA15C8" w:rsidP="00E510CE">
            <w:pPr>
              <w:spacing w:line="276" w:lineRule="auto"/>
              <w:contextualSpacing/>
            </w:pPr>
          </w:p>
          <w:p w14:paraId="3CF332FC" w14:textId="77777777" w:rsidR="00AA15C8" w:rsidRDefault="00AA15C8" w:rsidP="00E510CE">
            <w:pPr>
              <w:spacing w:line="276" w:lineRule="auto"/>
              <w:contextualSpacing/>
            </w:pPr>
          </w:p>
          <w:p w14:paraId="58F7B6C0" w14:textId="77777777" w:rsidR="00AA15C8" w:rsidRPr="008637A1" w:rsidRDefault="00AA15C8" w:rsidP="00E510CE">
            <w:pPr>
              <w:pStyle w:val="Answer"/>
              <w:spacing w:line="276" w:lineRule="auto"/>
            </w:pPr>
          </w:p>
        </w:tc>
      </w:tr>
    </w:tbl>
    <w:p w14:paraId="2F615CE1" w14:textId="77777777" w:rsidR="00AA15C8" w:rsidRPr="008637A1" w:rsidRDefault="00AA15C8" w:rsidP="00AA15C8"/>
    <w:p w14:paraId="4534EB85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rPr>
          <w:noProof/>
        </w:rPr>
        <w:drawing>
          <wp:anchor distT="0" distB="0" distL="114300" distR="114300" simplePos="0" relativeHeight="251993088" behindDoc="0" locked="0" layoutInCell="1" allowOverlap="1" wp14:anchorId="1053A7A9" wp14:editId="7453AA60">
            <wp:simplePos x="0" y="0"/>
            <wp:positionH relativeFrom="column">
              <wp:posOffset>350520</wp:posOffset>
            </wp:positionH>
            <wp:positionV relativeFrom="paragraph">
              <wp:posOffset>239395</wp:posOffset>
            </wp:positionV>
            <wp:extent cx="1892300" cy="1842135"/>
            <wp:effectExtent l="0" t="0" r="0" b="5715"/>
            <wp:wrapNone/>
            <wp:docPr id="1000658894" name="Picture 100065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>
                      <a:extLst>
                        <a:ext uri="{BEBA8EAE-BF5A-486C-A8C5-ECC9F3942E4B}">
                          <a14:imgProps xmlns:a14="http://schemas.microsoft.com/office/drawing/2010/main">
                            <a14:imgLayer r:embed="rId206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 xml:space="preserve">The diagram shows a triangle in a square. Find the size of </w:t>
      </w:r>
      <m:oMath>
        <m:r>
          <w:rPr>
            <w:rFonts w:ascii="Cambria Math" w:hAnsi="Cambria Math"/>
          </w:rPr>
          <m:t>∠BQP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8637A1">
        <w:rPr>
          <w:iCs/>
        </w:rPr>
        <w:t xml:space="preserve"> </w:t>
      </w:r>
      <w:r>
        <w:rPr>
          <w:iCs/>
        </w:rPr>
        <w:t>Provide full reasoning.</w:t>
      </w:r>
    </w:p>
    <w:p w14:paraId="1A3C279C" w14:textId="77777777" w:rsidR="00AA15C8" w:rsidRDefault="00AA15C8" w:rsidP="00AA15C8">
      <w:pPr>
        <w:ind w:left="567"/>
      </w:pPr>
    </w:p>
    <w:p w14:paraId="10C83A6E" w14:textId="77777777" w:rsidR="00AA15C8" w:rsidRDefault="00AA15C8" w:rsidP="00AA15C8"/>
    <w:p w14:paraId="6C764E9F" w14:textId="77777777" w:rsidR="00AA15C8" w:rsidRDefault="00AA15C8" w:rsidP="00AA15C8"/>
    <w:p w14:paraId="11B3209A" w14:textId="77777777" w:rsidR="00AA15C8" w:rsidRDefault="00AA15C8" w:rsidP="00AA15C8"/>
    <w:p w14:paraId="1FF66AB8" w14:textId="77777777" w:rsidR="00AA15C8" w:rsidRDefault="00AA15C8" w:rsidP="00AA15C8"/>
    <w:p w14:paraId="4B68E637" w14:textId="77777777" w:rsidR="00AA15C8" w:rsidRDefault="00AA15C8" w:rsidP="00AA15C8"/>
    <w:p w14:paraId="1254AFDD" w14:textId="77777777" w:rsidR="00AA15C8" w:rsidRDefault="00AA15C8" w:rsidP="00AA15C8"/>
    <w:p w14:paraId="55EB69A1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PRQ = 55° (angles on a straight line add up to 180°)</w:t>
      </w:r>
    </w:p>
    <w:p w14:paraId="4340361B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RQP = 62.5° (angles in a triangle add up to 180° and two angles in an isosceles triangle are equal)</w:t>
      </w:r>
    </w:p>
    <w:p w14:paraId="116883E0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CQR = 45° (angles in a triangle add up to 180°)</w:t>
      </w:r>
    </w:p>
    <w:p w14:paraId="7197E896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BQP = 72.5 ° (angles on a straight line add up to 180°)</w:t>
      </w:r>
    </w:p>
    <w:p w14:paraId="6BC2B5E1" w14:textId="77777777" w:rsidR="00AA15C8" w:rsidRDefault="00AA15C8" w:rsidP="00AA15C8"/>
    <w:p w14:paraId="27C86E74" w14:textId="77777777" w:rsidR="00AA15C8" w:rsidRDefault="00AA15C8" w:rsidP="00AA15C8">
      <w:pPr>
        <w:pStyle w:val="Answer"/>
      </w:pPr>
    </w:p>
    <w:p w14:paraId="4F421967" w14:textId="77777777" w:rsidR="00AA15C8" w:rsidRDefault="00AA15C8" w:rsidP="00AA15C8"/>
    <w:p w14:paraId="35D56646" w14:textId="77777777" w:rsidR="00AA15C8" w:rsidRDefault="00AA15C8" w:rsidP="00AA15C8"/>
    <w:p w14:paraId="56C16DCF" w14:textId="77777777" w:rsidR="00AA15C8" w:rsidRDefault="00AA15C8" w:rsidP="00AA15C8"/>
    <w:p w14:paraId="559E8AFE" w14:textId="77777777" w:rsidR="00AA15C8" w:rsidRPr="008637A1" w:rsidRDefault="00AA15C8" w:rsidP="00AA15C8"/>
    <w:p w14:paraId="3E472896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rPr>
          <w:noProof/>
        </w:rPr>
        <w:lastRenderedPageBreak/>
        <w:drawing>
          <wp:anchor distT="0" distB="0" distL="114300" distR="114300" simplePos="0" relativeHeight="251979776" behindDoc="0" locked="0" layoutInCell="1" allowOverlap="1" wp14:anchorId="48BC169E" wp14:editId="72BC7B0B">
            <wp:simplePos x="0" y="0"/>
            <wp:positionH relativeFrom="column">
              <wp:posOffset>371475</wp:posOffset>
            </wp:positionH>
            <wp:positionV relativeFrom="paragraph">
              <wp:posOffset>262890</wp:posOffset>
            </wp:positionV>
            <wp:extent cx="5021580" cy="1408430"/>
            <wp:effectExtent l="0" t="0" r="7620" b="127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>
                      <a:extLst>
                        <a:ext uri="{BEBA8EAE-BF5A-486C-A8C5-ECC9F3942E4B}">
                          <a14:imgProps xmlns:a14="http://schemas.microsoft.com/office/drawing/2010/main">
                            <a14:imgLayer r:embed="rId208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>In both diagrams, ABCD is a rectangle.</w:t>
      </w:r>
    </w:p>
    <w:p w14:paraId="4AECD510" w14:textId="77777777" w:rsidR="00AA15C8" w:rsidRPr="008637A1" w:rsidRDefault="00AA15C8" w:rsidP="00AA15C8"/>
    <w:p w14:paraId="7AB6A718" w14:textId="77777777" w:rsidR="00AA15C8" w:rsidRPr="008637A1" w:rsidRDefault="00AA15C8" w:rsidP="00AA15C8"/>
    <w:p w14:paraId="4C352D38" w14:textId="77777777" w:rsidR="00AA15C8" w:rsidRPr="008637A1" w:rsidRDefault="00AA15C8" w:rsidP="00AA15C8"/>
    <w:p w14:paraId="2F148D98" w14:textId="77777777" w:rsidR="00AA15C8" w:rsidRPr="008637A1" w:rsidRDefault="00AA15C8" w:rsidP="00AA15C8"/>
    <w:p w14:paraId="4288C84D" w14:textId="77777777" w:rsidR="00AA15C8" w:rsidRPr="008637A1" w:rsidRDefault="00AA15C8" w:rsidP="00AA15C8"/>
    <w:p w14:paraId="147901C6" w14:textId="77777777" w:rsidR="00AA15C8" w:rsidRPr="008637A1" w:rsidRDefault="00AA15C8" w:rsidP="00AA15C8">
      <w:pPr>
        <w:pStyle w:val="Answer"/>
      </w:pPr>
    </w:p>
    <w:p w14:paraId="0145CD91" w14:textId="77777777" w:rsidR="00AA15C8" w:rsidRPr="008637A1" w:rsidRDefault="00AA15C8" w:rsidP="009819DF">
      <w:pPr>
        <w:numPr>
          <w:ilvl w:val="1"/>
          <w:numId w:val="63"/>
        </w:numPr>
        <w:spacing w:line="360" w:lineRule="auto"/>
      </w:pPr>
      <w:r w:rsidRPr="008637A1">
        <w:t xml:space="preserve">Using diagram </w:t>
      </w:r>
      <w:proofErr w:type="spellStart"/>
      <w:r w:rsidRPr="008637A1">
        <w:t>i</w:t>
      </w:r>
      <w:proofErr w:type="spellEnd"/>
      <w:r w:rsidRPr="008637A1">
        <w:t xml:space="preserve">, </w:t>
      </w:r>
      <w:r>
        <w:t>prove</w:t>
      </w:r>
      <w:r w:rsidRPr="008637A1">
        <w:t xml:space="preserve"> that </w:t>
      </w:r>
      <m:oMath>
        <m:r>
          <w:rPr>
            <w:rFonts w:ascii="Cambria Math" w:hAnsi="Cambria Math"/>
          </w:rPr>
          <m:t>∠DEC = 70°</m:t>
        </m:r>
      </m:oMath>
      <w:r w:rsidRPr="008637A1">
        <w:t>. Provide full reasoning.</w:t>
      </w:r>
    </w:p>
    <w:p w14:paraId="6DEBF5D6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EDC = 90° - 30° = 60° (angles in a rectangle are right angles)</w:t>
      </w:r>
    </w:p>
    <w:p w14:paraId="1042FB7F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ECD = 90°- 40° = 50° (angles in a rectangle are right angles)</w:t>
      </w:r>
    </w:p>
    <w:p w14:paraId="74B6F39A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DEC = 180°-(60° + 50°) = 70° (angles in a triangle add up to 180°)</w:t>
      </w:r>
    </w:p>
    <w:p w14:paraId="29AC4B31" w14:textId="77777777" w:rsidR="00AA15C8" w:rsidRPr="008637A1" w:rsidRDefault="00AA15C8" w:rsidP="00AA15C8">
      <w:pPr>
        <w:pStyle w:val="Answer"/>
      </w:pPr>
    </w:p>
    <w:p w14:paraId="51CD4E2C" w14:textId="77777777" w:rsidR="00AA15C8" w:rsidRPr="008637A1" w:rsidRDefault="00AA15C8" w:rsidP="009819DF">
      <w:pPr>
        <w:numPr>
          <w:ilvl w:val="1"/>
          <w:numId w:val="63"/>
        </w:numPr>
        <w:spacing w:line="360" w:lineRule="auto"/>
      </w:pPr>
      <w:r w:rsidRPr="008637A1">
        <w:t xml:space="preserve">Using diagram ii, prove that </w:t>
      </w:r>
      <m:oMath>
        <m:r>
          <w:rPr>
            <w:rFonts w:ascii="Cambria Math" w:hAnsi="Cambria Math"/>
          </w:rPr>
          <m:t>∠DEC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x+y</m:t>
        </m:r>
        <m:r>
          <m:rPr>
            <m:sty m:val="p"/>
          </m:rPr>
          <w:rPr>
            <w:rFonts w:ascii="Cambria Math" w:hAnsi="Cambria Math"/>
          </w:rPr>
          <m:t xml:space="preserve">) </m:t>
        </m:r>
      </m:oMath>
    </w:p>
    <w:p w14:paraId="4C3CD0BD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EDC = 90° - x (angles in a rectangle are right angles)</w:t>
      </w:r>
    </w:p>
    <w:p w14:paraId="5420CBEF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ECD = 90°- y (angles in a rectangle are right angles)</w:t>
      </w:r>
    </w:p>
    <w:p w14:paraId="093C7189" w14:textId="77777777" w:rsidR="00AA15C8" w:rsidRDefault="00AA15C8" w:rsidP="00AA15C8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∠</m:t>
        </m:r>
      </m:oMath>
      <w:r>
        <w:t xml:space="preserve">EDC + </w:t>
      </w:r>
      <m:oMath>
        <m:r>
          <w:rPr>
            <w:rFonts w:ascii="Cambria Math" w:hAnsi="Cambria Math"/>
          </w:rPr>
          <m:t>∠</m:t>
        </m:r>
      </m:oMath>
      <w:r>
        <w:t>ECD = 180°</w:t>
      </w:r>
      <w:proofErr w:type="gramStart"/>
      <w:r>
        <w:t>-(</w:t>
      </w:r>
      <w:proofErr w:type="gramEnd"/>
      <w:r>
        <w:t xml:space="preserve">x + y) </w:t>
      </w:r>
    </w:p>
    <w:p w14:paraId="6EDC42D9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DEC = x + y (angles in a triangle add up to 180°)</w:t>
      </w:r>
    </w:p>
    <w:p w14:paraId="12FD73E0" w14:textId="77777777" w:rsidR="00AA15C8" w:rsidRPr="008637A1" w:rsidRDefault="00AA15C8" w:rsidP="00AA15C8">
      <w:pPr>
        <w:pStyle w:val="Answer"/>
      </w:pPr>
    </w:p>
    <w:p w14:paraId="2053015D" w14:textId="77777777" w:rsidR="00AA15C8" w:rsidRPr="008637A1" w:rsidRDefault="00AA15C8" w:rsidP="009819DF">
      <w:pPr>
        <w:numPr>
          <w:ilvl w:val="0"/>
          <w:numId w:val="6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50B60F1F" w14:textId="77777777" w:rsidTr="00E510CE">
        <w:tc>
          <w:tcPr>
            <w:tcW w:w="5173" w:type="dxa"/>
          </w:tcPr>
          <w:p w14:paraId="2B680DF9" w14:textId="77777777" w:rsidR="00AA15C8" w:rsidRPr="008637A1" w:rsidRDefault="00AA15C8" w:rsidP="009819DF">
            <w:pPr>
              <w:numPr>
                <w:ilvl w:val="0"/>
                <w:numId w:val="55"/>
              </w:numPr>
              <w:spacing w:after="100" w:line="276" w:lineRule="auto"/>
            </w:pPr>
            <w:r>
              <w:t>Prove</w:t>
            </w:r>
            <w:r w:rsidRPr="008637A1">
              <w:t xml:space="preserve"> that </w:t>
            </w:r>
            <m:oMath>
              <m:r>
                <w:rPr>
                  <w:rFonts w:ascii="Cambria Math" w:hAnsi="Cambria Math"/>
                </w:rPr>
                <m:t>∠BEC=30°</m:t>
              </m:r>
            </m:oMath>
            <w:r w:rsidRPr="008637A1">
              <w:t xml:space="preserve"> </w:t>
            </w:r>
          </w:p>
          <w:p w14:paraId="51ECE458" w14:textId="77777777" w:rsidR="00AA15C8" w:rsidRPr="008637A1" w:rsidRDefault="00AA15C8" w:rsidP="00E510CE">
            <w:pPr>
              <w:spacing w:after="100" w:line="276" w:lineRule="auto"/>
            </w:pPr>
          </w:p>
          <w:p w14:paraId="0800EA79" w14:textId="77777777" w:rsidR="00AA15C8" w:rsidRPr="008637A1" w:rsidRDefault="00AA15C8" w:rsidP="00E510CE">
            <w:pPr>
              <w:spacing w:after="100" w:line="276" w:lineRule="auto"/>
            </w:pPr>
          </w:p>
          <w:p w14:paraId="262FEA04" w14:textId="77777777" w:rsidR="00AA15C8" w:rsidRPr="008637A1" w:rsidRDefault="00AA15C8" w:rsidP="00E510CE">
            <w:pPr>
              <w:spacing w:after="100" w:line="276" w:lineRule="auto"/>
            </w:pPr>
          </w:p>
          <w:p w14:paraId="17316EED" w14:textId="77777777" w:rsidR="00AA15C8" w:rsidRPr="008637A1" w:rsidRDefault="00AA15C8" w:rsidP="00E510CE">
            <w:pPr>
              <w:spacing w:after="100" w:line="276" w:lineRule="auto"/>
            </w:pPr>
          </w:p>
          <w:p w14:paraId="5E793AE9" w14:textId="77777777" w:rsidR="00AA15C8" w:rsidRDefault="00AA15C8" w:rsidP="00E510CE">
            <w:pPr>
              <w:spacing w:after="100" w:line="276" w:lineRule="auto"/>
            </w:pPr>
          </w:p>
          <w:p w14:paraId="6BD5DB0D" w14:textId="77777777" w:rsidR="00AA15C8" w:rsidRPr="008637A1" w:rsidRDefault="00AA15C8" w:rsidP="00E510CE">
            <w:pPr>
              <w:spacing w:after="100" w:line="276" w:lineRule="auto"/>
            </w:pPr>
          </w:p>
          <w:p w14:paraId="06417CD5" w14:textId="77777777" w:rsidR="00AA15C8" w:rsidRDefault="00AA15C8" w:rsidP="00E510CE">
            <w:pPr>
              <w:spacing w:after="100" w:line="276" w:lineRule="auto"/>
            </w:pPr>
          </w:p>
          <w:p w14:paraId="195EBBA4" w14:textId="77777777" w:rsidR="00AA15C8" w:rsidRDefault="00AA15C8" w:rsidP="00E510CE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 w:rsidRPr="002D4118">
              <w:t>BEF = 110° (co-interior angles</w:t>
            </w:r>
            <w:r>
              <w:t xml:space="preserve"> add up to 180°)</w:t>
            </w:r>
          </w:p>
          <w:p w14:paraId="62514842" w14:textId="77777777" w:rsidR="00AA15C8" w:rsidRDefault="00AA15C8" w:rsidP="00E510CE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AEF = 80° (corresponding angles are equal)</w:t>
            </w:r>
          </w:p>
          <w:p w14:paraId="634E0954" w14:textId="77777777" w:rsidR="00AA15C8" w:rsidRDefault="00AA15C8" w:rsidP="00E510CE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BEC = 110°- 80° = 30°</w:t>
            </w:r>
          </w:p>
          <w:p w14:paraId="43C8D74C" w14:textId="77777777" w:rsidR="00AA15C8" w:rsidRDefault="00AA15C8" w:rsidP="00E510CE">
            <w:pPr>
              <w:spacing w:after="100" w:line="276" w:lineRule="auto"/>
            </w:pPr>
          </w:p>
          <w:p w14:paraId="0AF85B26" w14:textId="77777777" w:rsidR="00AA15C8" w:rsidRPr="008637A1" w:rsidRDefault="00AA15C8" w:rsidP="00E510CE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74CD80CA" w14:textId="77777777" w:rsidR="00AA15C8" w:rsidRPr="008637A1" w:rsidRDefault="00AA15C8" w:rsidP="009819DF">
            <w:pPr>
              <w:numPr>
                <w:ilvl w:val="0"/>
                <w:numId w:val="55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43C9586C" wp14:editId="1E51F1CA">
                  <wp:simplePos x="0" y="0"/>
                  <wp:positionH relativeFrom="column">
                    <wp:posOffset>349863</wp:posOffset>
                  </wp:positionH>
                  <wp:positionV relativeFrom="paragraph">
                    <wp:posOffset>236855</wp:posOffset>
                  </wp:positionV>
                  <wp:extent cx="1418590" cy="1710690"/>
                  <wp:effectExtent l="0" t="0" r="0" b="3810"/>
                  <wp:wrapNone/>
                  <wp:docPr id="762550646" name="Picture 762550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100" t="68871" r="49615" b="1062"/>
                          <a:stretch/>
                        </pic:blipFill>
                        <pic:spPr bwMode="auto">
                          <a:xfrm>
                            <a:off x="0" y="0"/>
                            <a:ext cx="1418590" cy="1710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48B5A1F5" wp14:editId="7B130A18">
                  <wp:simplePos x="0" y="0"/>
                  <wp:positionH relativeFrom="column">
                    <wp:posOffset>-2918394</wp:posOffset>
                  </wp:positionH>
                  <wp:positionV relativeFrom="paragraph">
                    <wp:posOffset>237381</wp:posOffset>
                  </wp:positionV>
                  <wp:extent cx="1690896" cy="1711108"/>
                  <wp:effectExtent l="0" t="0" r="5080" b="3810"/>
                  <wp:wrapNone/>
                  <wp:docPr id="564454277" name="Picture 564454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1" t="35120" r="49615" b="34813"/>
                          <a:stretch/>
                        </pic:blipFill>
                        <pic:spPr bwMode="auto">
                          <a:xfrm>
                            <a:off x="0" y="0"/>
                            <a:ext cx="1690896" cy="1711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Prove</w:t>
            </w:r>
            <w:r w:rsidRPr="008637A1">
              <w:t xml:space="preserve"> that </w:t>
            </w:r>
            <m:oMath>
              <m:r>
                <w:rPr>
                  <w:rFonts w:ascii="Cambria Math" w:hAnsi="Cambria Math"/>
                </w:rPr>
                <m:t>∠BEC=180°-(x+y)</m:t>
              </m:r>
            </m:oMath>
            <w:r w:rsidRPr="008637A1">
              <w:t xml:space="preserve"> </w:t>
            </w:r>
          </w:p>
          <w:p w14:paraId="0AD2CA3C" w14:textId="77777777" w:rsidR="00AA15C8" w:rsidRPr="008637A1" w:rsidRDefault="00AA15C8" w:rsidP="00E510CE">
            <w:pPr>
              <w:spacing w:after="100" w:line="276" w:lineRule="auto"/>
            </w:pPr>
          </w:p>
          <w:p w14:paraId="53A51538" w14:textId="77777777" w:rsidR="00AA15C8" w:rsidRPr="008637A1" w:rsidRDefault="00AA15C8" w:rsidP="00E510CE">
            <w:pPr>
              <w:spacing w:after="100" w:line="276" w:lineRule="auto"/>
            </w:pPr>
          </w:p>
          <w:p w14:paraId="7F2BF2BC" w14:textId="77777777" w:rsidR="00AA15C8" w:rsidRPr="008637A1" w:rsidRDefault="00AA15C8" w:rsidP="00E510CE">
            <w:pPr>
              <w:spacing w:after="100" w:line="276" w:lineRule="auto"/>
            </w:pPr>
          </w:p>
          <w:p w14:paraId="540C1DFE" w14:textId="77777777" w:rsidR="00AA15C8" w:rsidRPr="008637A1" w:rsidRDefault="00AA15C8" w:rsidP="00E510CE">
            <w:pPr>
              <w:spacing w:after="100" w:line="276" w:lineRule="auto"/>
            </w:pPr>
          </w:p>
          <w:p w14:paraId="6FE77150" w14:textId="77777777" w:rsidR="00AA15C8" w:rsidRDefault="00AA15C8" w:rsidP="00E510CE">
            <w:pPr>
              <w:spacing w:after="100" w:line="276" w:lineRule="auto"/>
            </w:pPr>
          </w:p>
          <w:p w14:paraId="1CF2F450" w14:textId="77777777" w:rsidR="00AA15C8" w:rsidRPr="008637A1" w:rsidRDefault="00AA15C8" w:rsidP="00E510CE">
            <w:pPr>
              <w:spacing w:after="100" w:line="276" w:lineRule="auto"/>
            </w:pPr>
          </w:p>
          <w:p w14:paraId="2F936A6B" w14:textId="77777777" w:rsidR="00AA15C8" w:rsidRDefault="00AA15C8" w:rsidP="00E510CE">
            <w:pPr>
              <w:spacing w:after="100" w:line="276" w:lineRule="auto"/>
            </w:pPr>
          </w:p>
          <w:p w14:paraId="45665E0B" w14:textId="77777777" w:rsidR="00AA15C8" w:rsidRDefault="00AA15C8" w:rsidP="00E510CE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BEF = 180°- x (co-interior angles add up to 180)</w:t>
            </w:r>
          </w:p>
          <w:p w14:paraId="0332974E" w14:textId="77777777" w:rsidR="00AA15C8" w:rsidRDefault="00AA15C8" w:rsidP="00E510CE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AEF = y (corresponding angles are equal)</w:t>
            </w:r>
          </w:p>
          <w:p w14:paraId="46E32D81" w14:textId="77777777" w:rsidR="00AA15C8" w:rsidRDefault="00AA15C8" w:rsidP="00E510CE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BEC = (180°- x) - y = 180°- (x + y)</w:t>
            </w:r>
          </w:p>
          <w:p w14:paraId="1455811D" w14:textId="77777777" w:rsidR="00AA15C8" w:rsidRDefault="00AA15C8" w:rsidP="00E510CE">
            <w:pPr>
              <w:spacing w:after="100" w:line="276" w:lineRule="auto"/>
            </w:pPr>
          </w:p>
          <w:p w14:paraId="2F46F873" w14:textId="77777777" w:rsidR="00AA15C8" w:rsidRPr="008637A1" w:rsidRDefault="00AA15C8" w:rsidP="00E510CE">
            <w:pPr>
              <w:pStyle w:val="Answer"/>
              <w:spacing w:line="276" w:lineRule="auto"/>
            </w:pPr>
          </w:p>
        </w:tc>
      </w:tr>
    </w:tbl>
    <w:p w14:paraId="736EECB4" w14:textId="77777777" w:rsidR="00AA15C8" w:rsidRDefault="00AA15C8" w:rsidP="00AA15C8"/>
    <w:p w14:paraId="017BAA6F" w14:textId="77777777" w:rsidR="00AA15C8" w:rsidRDefault="00AA15C8" w:rsidP="00AA15C8"/>
    <w:p w14:paraId="00460D50" w14:textId="77777777" w:rsidR="00AA15C8" w:rsidRDefault="00AA15C8" w:rsidP="00AA15C8"/>
    <w:p w14:paraId="1A797741" w14:textId="77777777" w:rsidR="00AA15C8" w:rsidRDefault="00AA15C8" w:rsidP="00AA15C8"/>
    <w:p w14:paraId="40E0B8A3" w14:textId="77777777" w:rsidR="00AA15C8" w:rsidRDefault="00AA15C8" w:rsidP="00AA15C8"/>
    <w:p w14:paraId="08182640" w14:textId="77777777" w:rsidR="00AA15C8" w:rsidRDefault="00AA15C8" w:rsidP="00AA15C8"/>
    <w:p w14:paraId="21802158" w14:textId="77777777" w:rsidR="00AA15C8" w:rsidRDefault="00AA15C8" w:rsidP="00AA15C8"/>
    <w:p w14:paraId="4B8BFA5F" w14:textId="77777777" w:rsidR="00AA15C8" w:rsidRDefault="00AA15C8" w:rsidP="00AA15C8"/>
    <w:p w14:paraId="5410DA57" w14:textId="77777777" w:rsidR="00AA15C8" w:rsidRPr="008637A1" w:rsidRDefault="00AA15C8" w:rsidP="009819DF">
      <w:pPr>
        <w:numPr>
          <w:ilvl w:val="0"/>
          <w:numId w:val="6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6FD654BA" w14:textId="77777777" w:rsidTr="00E510CE">
        <w:tc>
          <w:tcPr>
            <w:tcW w:w="5173" w:type="dxa"/>
          </w:tcPr>
          <w:p w14:paraId="25950E8E" w14:textId="77777777" w:rsidR="00AA15C8" w:rsidRPr="008637A1" w:rsidRDefault="00AA15C8" w:rsidP="009819DF">
            <w:pPr>
              <w:numPr>
                <w:ilvl w:val="0"/>
                <w:numId w:val="56"/>
              </w:numPr>
              <w:spacing w:after="100" w:line="360" w:lineRule="auto"/>
            </w:pPr>
            <w:r w:rsidRPr="008637A1">
              <w:t xml:space="preserve">Prove that that </w:t>
            </w:r>
            <m:oMath>
              <m:r>
                <w:rPr>
                  <w:rFonts w:ascii="Cambria Math" w:hAnsi="Cambria Math"/>
                </w:rPr>
                <m:t>∠PQR=(2a-180)</m:t>
              </m:r>
            </m:oMath>
            <w:r w:rsidRPr="008637A1">
              <w:t xml:space="preserve"> </w:t>
            </w:r>
          </w:p>
          <w:p w14:paraId="625C13FB" w14:textId="77777777" w:rsidR="00AA15C8" w:rsidRPr="008637A1" w:rsidRDefault="00AA15C8" w:rsidP="00E510CE">
            <w:pPr>
              <w:spacing w:after="100" w:line="360" w:lineRule="auto"/>
            </w:pPr>
          </w:p>
          <w:p w14:paraId="01777F72" w14:textId="77777777" w:rsidR="00AA15C8" w:rsidRPr="008637A1" w:rsidRDefault="00AA15C8" w:rsidP="00E510CE">
            <w:pPr>
              <w:spacing w:after="100" w:line="360" w:lineRule="auto"/>
            </w:pPr>
          </w:p>
          <w:p w14:paraId="6060E42C" w14:textId="77777777" w:rsidR="00AA15C8" w:rsidRPr="008637A1" w:rsidRDefault="00AA15C8" w:rsidP="00E510CE">
            <w:pPr>
              <w:spacing w:after="100" w:line="360" w:lineRule="auto"/>
            </w:pPr>
          </w:p>
          <w:p w14:paraId="001E48D3" w14:textId="77777777" w:rsidR="00AA15C8" w:rsidRPr="008637A1" w:rsidRDefault="00AA15C8" w:rsidP="00E510CE">
            <w:pPr>
              <w:spacing w:after="100" w:line="360" w:lineRule="auto"/>
            </w:pPr>
          </w:p>
          <w:p w14:paraId="24DC879E" w14:textId="77777777" w:rsidR="00AA15C8" w:rsidRDefault="00AA15C8" w:rsidP="00E510CE">
            <w:pPr>
              <w:spacing w:after="100" w:line="360" w:lineRule="auto"/>
            </w:pPr>
          </w:p>
          <w:p w14:paraId="3B4B7E62" w14:textId="77777777" w:rsidR="00AA15C8" w:rsidRPr="008637A1" w:rsidRDefault="00AA15C8" w:rsidP="00E510CE">
            <w:pPr>
              <w:spacing w:after="100" w:line="360" w:lineRule="auto"/>
            </w:pPr>
          </w:p>
          <w:p w14:paraId="5A3C507D" w14:textId="77777777" w:rsidR="00AA15C8" w:rsidRDefault="00AA15C8" w:rsidP="00E510CE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PRQ = 180° – a (angles on a straight line add up to 180)</w:t>
            </w:r>
          </w:p>
          <w:p w14:paraId="56E8B1E9" w14:textId="77777777" w:rsidR="00AA15C8" w:rsidRDefault="00AA15C8" w:rsidP="00E510CE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QPR = 180° – a (base angles in an isosceles triangle are equal)</w:t>
            </w:r>
          </w:p>
          <w:p w14:paraId="37FE2411" w14:textId="77777777" w:rsidR="00AA15C8" w:rsidRDefault="00AA15C8" w:rsidP="00E510CE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>PQR = 180° – (180° – a + 180° – a)</w:t>
            </w:r>
          </w:p>
          <w:p w14:paraId="2BBA73A6" w14:textId="77777777" w:rsidR="00AA15C8" w:rsidRDefault="00AA15C8" w:rsidP="00E510CE">
            <w:pPr>
              <w:pStyle w:val="Answer"/>
              <w:spacing w:line="360" w:lineRule="auto"/>
            </w:pPr>
            <w:r>
              <w:t xml:space="preserve">= (2a – </w:t>
            </w:r>
            <w:proofErr w:type="gramStart"/>
            <w:r>
              <w:t>180)°</w:t>
            </w:r>
            <w:proofErr w:type="gramEnd"/>
            <w:r>
              <w:t xml:space="preserve"> (angles in a triangle add up to 180°)</w:t>
            </w:r>
          </w:p>
          <w:p w14:paraId="2AF3681F" w14:textId="77777777" w:rsidR="00AA15C8" w:rsidRPr="008637A1" w:rsidRDefault="00AA15C8" w:rsidP="00E510CE">
            <w:pPr>
              <w:pStyle w:val="Answer"/>
              <w:spacing w:line="360" w:lineRule="auto"/>
            </w:pPr>
          </w:p>
        </w:tc>
        <w:tc>
          <w:tcPr>
            <w:tcW w:w="5174" w:type="dxa"/>
          </w:tcPr>
          <w:p w14:paraId="56EE254F" w14:textId="77777777" w:rsidR="00AA15C8" w:rsidRPr="008637A1" w:rsidRDefault="00AA15C8" w:rsidP="009819DF">
            <w:pPr>
              <w:numPr>
                <w:ilvl w:val="0"/>
                <w:numId w:val="56"/>
              </w:num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24772F9C" wp14:editId="0B6A34F0">
                  <wp:simplePos x="0" y="0"/>
                  <wp:positionH relativeFrom="column">
                    <wp:posOffset>-2940050</wp:posOffset>
                  </wp:positionH>
                  <wp:positionV relativeFrom="paragraph">
                    <wp:posOffset>334645</wp:posOffset>
                  </wp:positionV>
                  <wp:extent cx="2580005" cy="1584960"/>
                  <wp:effectExtent l="0" t="0" r="0" b="0"/>
                  <wp:wrapNone/>
                  <wp:docPr id="1007186511" name="Picture 1007186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126" t="5376" b="51611"/>
                          <a:stretch/>
                        </pic:blipFill>
                        <pic:spPr bwMode="auto">
                          <a:xfrm>
                            <a:off x="0" y="0"/>
                            <a:ext cx="2580005" cy="15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047D96AF" wp14:editId="610A7397">
                  <wp:simplePos x="0" y="0"/>
                  <wp:positionH relativeFrom="column">
                    <wp:posOffset>454904</wp:posOffset>
                  </wp:positionH>
                  <wp:positionV relativeFrom="paragraph">
                    <wp:posOffset>334010</wp:posOffset>
                  </wp:positionV>
                  <wp:extent cx="2580005" cy="1584960"/>
                  <wp:effectExtent l="0" t="0" r="0" b="0"/>
                  <wp:wrapNone/>
                  <wp:docPr id="1441826047" name="Picture 1441826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126" t="56987"/>
                          <a:stretch/>
                        </pic:blipFill>
                        <pic:spPr bwMode="auto">
                          <a:xfrm>
                            <a:off x="0" y="0"/>
                            <a:ext cx="2580005" cy="15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Show that </w:t>
            </w:r>
            <m:oMath>
              <m:r>
                <w:rPr>
                  <w:rFonts w:ascii="Cambria Math" w:hAnsi="Cambria Math"/>
                </w:rPr>
                <m:t>∠QRS=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  <w:r w:rsidRPr="008637A1">
              <w:t xml:space="preserve"> </w:t>
            </w:r>
          </w:p>
          <w:p w14:paraId="091A1C72" w14:textId="77777777" w:rsidR="00AA15C8" w:rsidRPr="008637A1" w:rsidRDefault="00AA15C8" w:rsidP="00E510CE">
            <w:pPr>
              <w:spacing w:after="100" w:line="360" w:lineRule="auto"/>
            </w:pPr>
          </w:p>
          <w:p w14:paraId="49C20599" w14:textId="77777777" w:rsidR="00AA15C8" w:rsidRPr="008637A1" w:rsidRDefault="00AA15C8" w:rsidP="00E510CE">
            <w:pPr>
              <w:spacing w:after="100" w:line="360" w:lineRule="auto"/>
            </w:pPr>
          </w:p>
          <w:p w14:paraId="335DA3A9" w14:textId="77777777" w:rsidR="00AA15C8" w:rsidRPr="008637A1" w:rsidRDefault="00AA15C8" w:rsidP="00E510CE">
            <w:pPr>
              <w:spacing w:after="100" w:line="360" w:lineRule="auto"/>
            </w:pPr>
          </w:p>
          <w:p w14:paraId="2A5C6582" w14:textId="77777777" w:rsidR="00AA15C8" w:rsidRPr="008637A1" w:rsidRDefault="00AA15C8" w:rsidP="00E510CE">
            <w:pPr>
              <w:spacing w:after="100" w:line="360" w:lineRule="auto"/>
            </w:pPr>
          </w:p>
          <w:p w14:paraId="35AF0145" w14:textId="77777777" w:rsidR="00AA15C8" w:rsidRPr="008637A1" w:rsidRDefault="00AA15C8" w:rsidP="00E510CE">
            <w:pPr>
              <w:spacing w:after="100" w:line="360" w:lineRule="auto"/>
            </w:pPr>
          </w:p>
          <w:p w14:paraId="15D09421" w14:textId="77777777" w:rsidR="00AA15C8" w:rsidRDefault="00AA15C8" w:rsidP="00E510CE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PRQ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180-x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t xml:space="preserve"> (base angles in an isosceles triangle are equal)</w:t>
            </w:r>
          </w:p>
          <w:p w14:paraId="7DCF6437" w14:textId="77777777" w:rsidR="00AA15C8" w:rsidRDefault="00AA15C8" w:rsidP="00E510CE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QRS = 180 –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180-x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rPr>
                <w:sz w:val="18"/>
                <w:szCs w:val="28"/>
              </w:rPr>
              <w:t xml:space="preserve"> </w:t>
            </w:r>
            <w:r>
              <w:t>(angles on a straight line add up to 180°)</w:t>
            </w:r>
          </w:p>
          <w:p w14:paraId="184494F5" w14:textId="77777777" w:rsidR="00AA15C8" w:rsidRPr="00787FC4" w:rsidRDefault="00AA15C8" w:rsidP="00E510C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=90+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A1341F7" w14:textId="77777777" w:rsidR="00AA15C8" w:rsidRPr="008637A1" w:rsidRDefault="00AA15C8" w:rsidP="00E510CE">
            <w:pPr>
              <w:pStyle w:val="Answer"/>
              <w:spacing w:line="360" w:lineRule="auto"/>
            </w:pPr>
          </w:p>
        </w:tc>
      </w:tr>
    </w:tbl>
    <w:p w14:paraId="0C7D6606" w14:textId="77777777" w:rsidR="00AA15C8" w:rsidRPr="008637A1" w:rsidRDefault="00AA15C8" w:rsidP="00AA15C8"/>
    <w:p w14:paraId="41BFB0CC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>In each diagram, work out the value of each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5C8" w:rsidRPr="008637A1" w14:paraId="6A4D89DA" w14:textId="77777777" w:rsidTr="00E510CE">
        <w:tc>
          <w:tcPr>
            <w:tcW w:w="3449" w:type="dxa"/>
          </w:tcPr>
          <w:p w14:paraId="71EE59EC" w14:textId="77777777" w:rsidR="00AA15C8" w:rsidRPr="008637A1" w:rsidRDefault="00AA15C8" w:rsidP="009819DF">
            <w:pPr>
              <w:numPr>
                <w:ilvl w:val="0"/>
                <w:numId w:val="61"/>
              </w:num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2026880" behindDoc="0" locked="0" layoutInCell="1" allowOverlap="1" wp14:anchorId="690154A6" wp14:editId="73195A9D">
                  <wp:simplePos x="0" y="0"/>
                  <wp:positionH relativeFrom="column">
                    <wp:posOffset>-4948</wp:posOffset>
                  </wp:positionH>
                  <wp:positionV relativeFrom="paragraph">
                    <wp:posOffset>204273</wp:posOffset>
                  </wp:positionV>
                  <wp:extent cx="2092325" cy="1059815"/>
                  <wp:effectExtent l="0" t="0" r="3175" b="6985"/>
                  <wp:wrapNone/>
                  <wp:docPr id="1094115196" name="Picture 109411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2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8238" t="16158" r="4975"/>
                          <a:stretch/>
                        </pic:blipFill>
                        <pic:spPr bwMode="auto">
                          <a:xfrm>
                            <a:off x="0" y="0"/>
                            <a:ext cx="2092325" cy="1059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FFCAE70" w14:textId="77777777" w:rsidR="00AA15C8" w:rsidRPr="008637A1" w:rsidRDefault="00AA15C8" w:rsidP="00E510CE">
            <w:pPr>
              <w:spacing w:after="100" w:line="360" w:lineRule="auto"/>
            </w:pPr>
          </w:p>
          <w:p w14:paraId="7BBCFAB1" w14:textId="77777777" w:rsidR="00AA15C8" w:rsidRPr="008637A1" w:rsidRDefault="00AA15C8" w:rsidP="00E510CE">
            <w:pPr>
              <w:spacing w:after="100" w:line="360" w:lineRule="auto"/>
            </w:pPr>
          </w:p>
          <w:p w14:paraId="1BEA49BF" w14:textId="77777777" w:rsidR="00AA15C8" w:rsidRPr="008637A1" w:rsidRDefault="00AA15C8" w:rsidP="00E510CE">
            <w:pPr>
              <w:spacing w:after="100" w:line="360" w:lineRule="auto"/>
            </w:pPr>
          </w:p>
          <w:p w14:paraId="061BD82B" w14:textId="77777777" w:rsidR="00AA15C8" w:rsidRPr="008637A1" w:rsidRDefault="00AA15C8" w:rsidP="00E510CE">
            <w:pPr>
              <w:spacing w:after="100" w:line="360" w:lineRule="auto"/>
            </w:pPr>
          </w:p>
          <w:p w14:paraId="75408A70" w14:textId="77777777" w:rsidR="00AA15C8" w:rsidRDefault="00AA15C8" w:rsidP="00E510CE">
            <w:pPr>
              <w:spacing w:after="100" w:line="360" w:lineRule="auto"/>
            </w:pPr>
          </w:p>
          <w:p w14:paraId="480BD9F5" w14:textId="77777777" w:rsidR="00AA15C8" w:rsidRDefault="00AA15C8" w:rsidP="00E510CE">
            <w:pPr>
              <w:spacing w:after="100" w:line="360" w:lineRule="auto"/>
            </w:pPr>
          </w:p>
          <w:p w14:paraId="09B55BCE" w14:textId="77777777" w:rsidR="00AA15C8" w:rsidRPr="008637A1" w:rsidRDefault="00AA15C8" w:rsidP="00E510CE">
            <w:pPr>
              <w:spacing w:after="100" w:line="360" w:lineRule="auto"/>
            </w:pPr>
          </w:p>
          <w:p w14:paraId="0D8FB279" w14:textId="77777777" w:rsidR="00AA15C8" w:rsidRPr="000A5FA4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z=30</m:t>
                </m:r>
              </m:oMath>
            </m:oMathPara>
          </w:p>
        </w:tc>
        <w:tc>
          <w:tcPr>
            <w:tcW w:w="3449" w:type="dxa"/>
          </w:tcPr>
          <w:p w14:paraId="5CBE8E1E" w14:textId="77777777" w:rsidR="00AA15C8" w:rsidRPr="008637A1" w:rsidRDefault="00AA15C8" w:rsidP="009819DF">
            <w:pPr>
              <w:numPr>
                <w:ilvl w:val="0"/>
                <w:numId w:val="61"/>
              </w:num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2EB631F9" wp14:editId="1EA7D787">
                  <wp:simplePos x="0" y="0"/>
                  <wp:positionH relativeFrom="column">
                    <wp:posOffset>270729</wp:posOffset>
                  </wp:positionH>
                  <wp:positionV relativeFrom="paragraph">
                    <wp:posOffset>285750</wp:posOffset>
                  </wp:positionV>
                  <wp:extent cx="1585912" cy="938267"/>
                  <wp:effectExtent l="0" t="0" r="0" b="0"/>
                  <wp:wrapNone/>
                  <wp:docPr id="1000658900" name="Picture 1000658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48" t="21440" r="60537" b="29923"/>
                          <a:stretch/>
                        </pic:blipFill>
                        <pic:spPr bwMode="auto">
                          <a:xfrm>
                            <a:off x="0" y="0"/>
                            <a:ext cx="1585912" cy="938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155EFDA7" w14:textId="77777777" w:rsidR="00AA15C8" w:rsidRPr="008637A1" w:rsidRDefault="00AA15C8" w:rsidP="00E510CE">
            <w:pPr>
              <w:spacing w:after="100" w:line="360" w:lineRule="auto"/>
            </w:pPr>
          </w:p>
          <w:p w14:paraId="7835A098" w14:textId="77777777" w:rsidR="00AA15C8" w:rsidRPr="008637A1" w:rsidRDefault="00AA15C8" w:rsidP="00E510CE">
            <w:pPr>
              <w:spacing w:after="100" w:line="360" w:lineRule="auto"/>
            </w:pPr>
          </w:p>
          <w:p w14:paraId="3C5ED883" w14:textId="77777777" w:rsidR="00AA15C8" w:rsidRPr="008637A1" w:rsidRDefault="00AA15C8" w:rsidP="00E510CE">
            <w:pPr>
              <w:spacing w:after="100" w:line="360" w:lineRule="auto"/>
            </w:pPr>
          </w:p>
          <w:p w14:paraId="1DA4E5A5" w14:textId="77777777" w:rsidR="00AA15C8" w:rsidRPr="008637A1" w:rsidRDefault="00AA15C8" w:rsidP="00E510CE">
            <w:pPr>
              <w:spacing w:after="100" w:line="360" w:lineRule="auto"/>
            </w:pPr>
          </w:p>
          <w:p w14:paraId="5A0AAC6D" w14:textId="77777777" w:rsidR="00AA15C8" w:rsidRPr="008637A1" w:rsidRDefault="00AA15C8" w:rsidP="00E510CE">
            <w:pPr>
              <w:spacing w:after="100" w:line="360" w:lineRule="auto"/>
            </w:pPr>
          </w:p>
          <w:p w14:paraId="6685C85B" w14:textId="77777777" w:rsidR="00AA15C8" w:rsidRDefault="00AA15C8" w:rsidP="00E510CE">
            <w:pPr>
              <w:spacing w:after="100" w:line="360" w:lineRule="auto"/>
            </w:pPr>
          </w:p>
          <w:p w14:paraId="35644771" w14:textId="77777777" w:rsidR="00AA15C8" w:rsidRDefault="00AA15C8" w:rsidP="00E510CE">
            <w:pPr>
              <w:spacing w:after="100" w:line="360" w:lineRule="auto"/>
            </w:pPr>
          </w:p>
          <w:p w14:paraId="6315819B" w14:textId="77777777" w:rsidR="00AA15C8" w:rsidRPr="008637A1" w:rsidRDefault="00AA15C8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30°,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= 42°</w:t>
            </w:r>
          </w:p>
        </w:tc>
        <w:tc>
          <w:tcPr>
            <w:tcW w:w="3449" w:type="dxa"/>
          </w:tcPr>
          <w:p w14:paraId="4B1A030E" w14:textId="77777777" w:rsidR="00AA15C8" w:rsidRPr="008637A1" w:rsidRDefault="00AA15C8" w:rsidP="009819DF">
            <w:pPr>
              <w:numPr>
                <w:ilvl w:val="0"/>
                <w:numId w:val="61"/>
              </w:numPr>
              <w:spacing w:after="100" w:line="360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2804271E" wp14:editId="425D71E8">
                  <wp:simplePos x="0" y="0"/>
                  <wp:positionH relativeFrom="column">
                    <wp:posOffset>322492</wp:posOffset>
                  </wp:positionH>
                  <wp:positionV relativeFrom="paragraph">
                    <wp:posOffset>74711</wp:posOffset>
                  </wp:positionV>
                  <wp:extent cx="1385570" cy="1152525"/>
                  <wp:effectExtent l="0" t="0" r="5080" b="0"/>
                  <wp:wrapNone/>
                  <wp:docPr id="2115645574" name="Picture 2115645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9374" t="12143" r="35875" b="12323"/>
                          <a:stretch/>
                        </pic:blipFill>
                        <pic:spPr bwMode="auto">
                          <a:xfrm>
                            <a:off x="0" y="0"/>
                            <a:ext cx="1385570" cy="115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3FF41191" w14:textId="77777777" w:rsidR="00AA15C8" w:rsidRPr="008637A1" w:rsidRDefault="00AA15C8" w:rsidP="00E510CE">
            <w:pPr>
              <w:spacing w:after="100" w:line="360" w:lineRule="auto"/>
            </w:pPr>
          </w:p>
          <w:p w14:paraId="1152CD95" w14:textId="77777777" w:rsidR="00AA15C8" w:rsidRPr="008637A1" w:rsidRDefault="00AA15C8" w:rsidP="00E510CE">
            <w:pPr>
              <w:spacing w:after="100" w:line="360" w:lineRule="auto"/>
            </w:pPr>
          </w:p>
          <w:p w14:paraId="30A581CE" w14:textId="77777777" w:rsidR="00AA15C8" w:rsidRPr="008637A1" w:rsidRDefault="00AA15C8" w:rsidP="00E510CE">
            <w:pPr>
              <w:spacing w:after="100" w:line="360" w:lineRule="auto"/>
            </w:pPr>
          </w:p>
          <w:p w14:paraId="587189E9" w14:textId="77777777" w:rsidR="00AA15C8" w:rsidRPr="008637A1" w:rsidRDefault="00AA15C8" w:rsidP="00E510CE">
            <w:pPr>
              <w:spacing w:after="100" w:line="360" w:lineRule="auto"/>
            </w:pPr>
          </w:p>
          <w:p w14:paraId="16C493D4" w14:textId="77777777" w:rsidR="00AA15C8" w:rsidRPr="008637A1" w:rsidRDefault="00AA15C8" w:rsidP="00E510CE">
            <w:pPr>
              <w:spacing w:after="100" w:line="360" w:lineRule="auto"/>
            </w:pPr>
          </w:p>
          <w:p w14:paraId="0E67D9E0" w14:textId="77777777" w:rsidR="00AA15C8" w:rsidRDefault="00AA15C8" w:rsidP="00E510CE">
            <w:pPr>
              <w:spacing w:after="100" w:line="360" w:lineRule="auto"/>
            </w:pPr>
          </w:p>
          <w:p w14:paraId="411E2025" w14:textId="77777777" w:rsidR="00AA15C8" w:rsidRDefault="00AA15C8" w:rsidP="00E510CE">
            <w:pPr>
              <w:spacing w:after="100" w:line="360" w:lineRule="auto"/>
            </w:pPr>
          </w:p>
          <w:p w14:paraId="3BC40701" w14:textId="77777777" w:rsidR="00AA15C8" w:rsidRPr="008637A1" w:rsidRDefault="00AA15C8" w:rsidP="00E510CE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26°,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= 44°</w:t>
            </w:r>
          </w:p>
        </w:tc>
      </w:tr>
    </w:tbl>
    <w:p w14:paraId="3BAE5DE4" w14:textId="77777777" w:rsidR="00AA15C8" w:rsidRDefault="00AA15C8" w:rsidP="00AA15C8"/>
    <w:p w14:paraId="2B54CAAC" w14:textId="77777777" w:rsidR="00AA15C8" w:rsidRDefault="00AA15C8" w:rsidP="00AA15C8"/>
    <w:p w14:paraId="6EEFEFF7" w14:textId="77777777" w:rsidR="00AA15C8" w:rsidRDefault="00AA15C8" w:rsidP="00AA15C8"/>
    <w:p w14:paraId="05D5BB83" w14:textId="77777777" w:rsidR="00AA15C8" w:rsidRDefault="00AA15C8" w:rsidP="00AA15C8"/>
    <w:p w14:paraId="73874FE7" w14:textId="77777777" w:rsidR="00AA15C8" w:rsidRDefault="00AA15C8" w:rsidP="00AA15C8"/>
    <w:p w14:paraId="29113D6A" w14:textId="77777777" w:rsidR="00AA15C8" w:rsidRDefault="00AA15C8" w:rsidP="00AA15C8"/>
    <w:p w14:paraId="156DE5F3" w14:textId="77777777" w:rsidR="00AA15C8" w:rsidRDefault="00AA15C8" w:rsidP="00AA15C8"/>
    <w:p w14:paraId="341B57F8" w14:textId="77777777" w:rsidR="00AA15C8" w:rsidRDefault="00AA15C8" w:rsidP="00AA15C8"/>
    <w:p w14:paraId="180AA3E1" w14:textId="77777777" w:rsidR="00AA15C8" w:rsidRDefault="00AA15C8" w:rsidP="00AA15C8"/>
    <w:p w14:paraId="6B3DBFF5" w14:textId="77777777" w:rsidR="00AA15C8" w:rsidRDefault="00AA15C8" w:rsidP="00AA15C8"/>
    <w:p w14:paraId="3AFA1650" w14:textId="77777777" w:rsidR="00AA15C8" w:rsidRPr="008637A1" w:rsidRDefault="00AA15C8" w:rsidP="00AA15C8"/>
    <w:p w14:paraId="2736BBBA" w14:textId="77777777" w:rsidR="00AA15C8" w:rsidRPr="008637A1" w:rsidRDefault="00AA15C8" w:rsidP="00AA15C8">
      <w:pPr>
        <w:pStyle w:val="Level"/>
      </w:pPr>
      <w:r w:rsidRPr="008637A1">
        <w:lastRenderedPageBreak/>
        <w:t>Mastery</w:t>
      </w:r>
    </w:p>
    <w:p w14:paraId="79CC9F0A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>Show that this shape is a parallelogram. Justify your answer clearly.</w:t>
      </w:r>
    </w:p>
    <w:p w14:paraId="39FE45FC" w14:textId="77777777" w:rsidR="00AA15C8" w:rsidRPr="008637A1" w:rsidRDefault="00AA15C8" w:rsidP="00AA15C8">
      <w:pPr>
        <w:spacing w:line="360" w:lineRule="auto"/>
        <w:ind w:left="567"/>
      </w:pPr>
      <w:r w:rsidRPr="008637A1">
        <w:rPr>
          <w:noProof/>
        </w:rPr>
        <w:drawing>
          <wp:anchor distT="0" distB="0" distL="114300" distR="114300" simplePos="0" relativeHeight="251970560" behindDoc="0" locked="0" layoutInCell="1" allowOverlap="1" wp14:anchorId="15E79A1D" wp14:editId="7110134A">
            <wp:simplePos x="0" y="0"/>
            <wp:positionH relativeFrom="column">
              <wp:posOffset>382061</wp:posOffset>
            </wp:positionH>
            <wp:positionV relativeFrom="paragraph">
              <wp:posOffset>24177</wp:posOffset>
            </wp:positionV>
            <wp:extent cx="2352675" cy="1239520"/>
            <wp:effectExtent l="0" t="0" r="0" b="0"/>
            <wp:wrapNone/>
            <wp:docPr id="1000658909" name="Picture 1000658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>
                      <a:extLst>
                        <a:ext uri="{BEBA8EAE-BF5A-486C-A8C5-ECC9F3942E4B}">
                          <a14:imgProps xmlns:a14="http://schemas.microsoft.com/office/drawing/2010/main">
                            <a14:imgLayer r:embed="rId218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F980E" w14:textId="77777777" w:rsidR="00AA15C8" w:rsidRPr="008637A1" w:rsidRDefault="00AA15C8" w:rsidP="00AA15C8"/>
    <w:p w14:paraId="3909442D" w14:textId="77777777" w:rsidR="00AA15C8" w:rsidRDefault="00AA15C8" w:rsidP="00AA15C8">
      <w:pPr>
        <w:pStyle w:val="Answer"/>
      </w:pPr>
      <w:r>
        <w:t xml:space="preserve">Using angle sum of quadrilateral, </w:t>
      </w:r>
      <m:oMath>
        <m:r>
          <w:rPr>
            <w:rFonts w:ascii="Cambria Math" w:hAnsi="Cambria Math"/>
          </w:rPr>
          <m:t>x=25</m:t>
        </m:r>
      </m:oMath>
    </w:p>
    <w:p w14:paraId="33894C30" w14:textId="77777777" w:rsidR="00AA15C8" w:rsidRDefault="00AA15C8" w:rsidP="00AA15C8">
      <w:pPr>
        <w:pStyle w:val="Answer"/>
      </w:pPr>
      <w:r>
        <w:t xml:space="preserve">If this is a parallelogram, then </w:t>
      </w:r>
      <m:oMath>
        <m:r>
          <w:rPr>
            <w:rFonts w:ascii="Cambria Math" w:hAnsi="Cambria Math"/>
          </w:rPr>
          <m:t>5x-15+2x+20=180</m:t>
        </m:r>
      </m:oMath>
      <w:r>
        <w:t xml:space="preserve"> </w:t>
      </w:r>
    </w:p>
    <w:p w14:paraId="353C9F1C" w14:textId="77777777" w:rsidR="00AA15C8" w:rsidRDefault="00AA15C8" w:rsidP="00AA15C8">
      <w:pPr>
        <w:pStyle w:val="Answer"/>
      </w:pPr>
      <w:r>
        <w:t xml:space="preserve">And </w:t>
      </w:r>
      <m:oMath>
        <m:r>
          <w:rPr>
            <w:rFonts w:ascii="Cambria Math" w:hAnsi="Cambria Math"/>
          </w:rPr>
          <m:t>3x-5+4x+10=180</m:t>
        </m:r>
      </m:oMath>
    </w:p>
    <w:p w14:paraId="71B0CE8F" w14:textId="77777777" w:rsidR="00AA15C8" w:rsidRPr="00760748" w:rsidRDefault="00AA15C8" w:rsidP="00AA15C8">
      <w:pPr>
        <w:pStyle w:val="Answer"/>
      </w:pPr>
      <w:r>
        <w:t xml:space="preserve">And </w:t>
      </w:r>
      <m:oMath>
        <m:r>
          <w:rPr>
            <w:rFonts w:ascii="Cambria Math" w:hAnsi="Cambria Math"/>
          </w:rPr>
          <m:t>3x-5+5x-15=180</m:t>
        </m:r>
      </m:oMath>
    </w:p>
    <w:p w14:paraId="26F1388A" w14:textId="77777777" w:rsidR="00AA15C8" w:rsidRPr="00760748" w:rsidRDefault="00AA15C8" w:rsidP="00AA15C8">
      <w:pPr>
        <w:pStyle w:val="Answer"/>
      </w:pPr>
      <w:r>
        <w:t xml:space="preserve">And </w:t>
      </w:r>
      <m:oMath>
        <m:r>
          <w:rPr>
            <w:rFonts w:ascii="Cambria Math" w:hAnsi="Cambria Math"/>
          </w:rPr>
          <m:t>4x+10+2x+20=180</m:t>
        </m:r>
      </m:oMath>
    </w:p>
    <w:p w14:paraId="0F12D1E3" w14:textId="77777777" w:rsidR="00AA15C8" w:rsidRDefault="00AA15C8" w:rsidP="00AA15C8">
      <w:pPr>
        <w:pStyle w:val="Answer"/>
      </w:pPr>
      <w:r>
        <w:t>Because they would be co-interior.</w:t>
      </w:r>
    </w:p>
    <w:p w14:paraId="600ABD71" w14:textId="77777777" w:rsidR="00AA15C8" w:rsidRDefault="00AA15C8" w:rsidP="00AA15C8">
      <w:pPr>
        <w:pStyle w:val="Answer"/>
      </w:pPr>
      <w:r>
        <w:t xml:space="preserve">By substituting </w:t>
      </w:r>
      <m:oMath>
        <m:r>
          <w:rPr>
            <w:rFonts w:ascii="Cambria Math" w:hAnsi="Cambria Math"/>
          </w:rPr>
          <m:t>x=25,</m:t>
        </m:r>
      </m:oMath>
      <w:r>
        <w:t xml:space="preserve"> all these equations are true, so there are two pairs of parallel sides, </w:t>
      </w:r>
    </w:p>
    <w:p w14:paraId="171278F0" w14:textId="77777777" w:rsidR="00AA15C8" w:rsidRDefault="00AA15C8" w:rsidP="00AA15C8">
      <w:pPr>
        <w:pStyle w:val="Answer"/>
      </w:pPr>
      <w:r>
        <w:t xml:space="preserve">and </w:t>
      </w:r>
      <w:proofErr w:type="gramStart"/>
      <w:r>
        <w:t>therefore</w:t>
      </w:r>
      <w:proofErr w:type="gramEnd"/>
      <w:r>
        <w:t xml:space="preserve"> the quadrilateral is a parallelogram.</w:t>
      </w:r>
    </w:p>
    <w:p w14:paraId="3AB63D58" w14:textId="77777777" w:rsidR="00AA15C8" w:rsidRDefault="00AA15C8" w:rsidP="00AA15C8"/>
    <w:p w14:paraId="7C5C2E9C" w14:textId="77777777" w:rsidR="00AA15C8" w:rsidRDefault="00AA15C8" w:rsidP="00AA15C8"/>
    <w:p w14:paraId="7775081C" w14:textId="77777777" w:rsidR="00AA15C8" w:rsidRPr="00850A5B" w:rsidRDefault="00AA15C8" w:rsidP="00AA15C8"/>
    <w:p w14:paraId="5FC51AAC" w14:textId="77777777" w:rsidR="00AA15C8" w:rsidRPr="008637A1" w:rsidRDefault="00AA15C8" w:rsidP="009819DF">
      <w:pPr>
        <w:numPr>
          <w:ilvl w:val="0"/>
          <w:numId w:val="63"/>
        </w:numPr>
        <w:spacing w:line="360" w:lineRule="auto"/>
      </w:pPr>
      <w:r w:rsidRPr="008637A1">
        <w:rPr>
          <w:noProof/>
        </w:rPr>
        <w:drawing>
          <wp:anchor distT="0" distB="0" distL="114300" distR="114300" simplePos="0" relativeHeight="251996160" behindDoc="0" locked="0" layoutInCell="1" allowOverlap="1" wp14:anchorId="10C0E609" wp14:editId="5345AD54">
            <wp:simplePos x="0" y="0"/>
            <wp:positionH relativeFrom="column">
              <wp:posOffset>404476</wp:posOffset>
            </wp:positionH>
            <wp:positionV relativeFrom="paragraph">
              <wp:posOffset>295247</wp:posOffset>
            </wp:positionV>
            <wp:extent cx="2886710" cy="1314450"/>
            <wp:effectExtent l="0" t="0" r="8890" b="0"/>
            <wp:wrapNone/>
            <wp:docPr id="1000658905" name="Picture 1000658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>
                      <a:extLst>
                        <a:ext uri="{BEBA8EAE-BF5A-486C-A8C5-ECC9F3942E4B}">
                          <a14:imgProps xmlns:a14="http://schemas.microsoft.com/office/drawing/2010/main">
                            <a14:imgLayer r:embed="rId220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>Show that this triangle is isosceles.</w:t>
      </w:r>
    </w:p>
    <w:p w14:paraId="279D261B" w14:textId="77777777" w:rsidR="00AA15C8" w:rsidRDefault="00AA15C8" w:rsidP="00AA15C8">
      <w:pPr>
        <w:spacing w:line="360" w:lineRule="auto"/>
        <w:ind w:left="567"/>
      </w:pPr>
    </w:p>
    <w:p w14:paraId="52CBA9AE" w14:textId="77777777" w:rsidR="00AA15C8" w:rsidRPr="008637A1" w:rsidRDefault="00AA15C8" w:rsidP="00AA15C8">
      <w:pPr>
        <w:spacing w:line="360" w:lineRule="auto"/>
        <w:ind w:left="567"/>
      </w:pPr>
    </w:p>
    <w:p w14:paraId="6A396A2D" w14:textId="77777777" w:rsidR="00AA15C8" w:rsidRDefault="00AA15C8" w:rsidP="00AA15C8">
      <w:pPr>
        <w:ind w:left="567"/>
      </w:pPr>
    </w:p>
    <w:p w14:paraId="37AB24C1" w14:textId="77777777" w:rsidR="00AA15C8" w:rsidRDefault="00AA15C8" w:rsidP="00AA15C8">
      <w:pPr>
        <w:ind w:left="567"/>
      </w:pPr>
    </w:p>
    <w:p w14:paraId="3BADC2E0" w14:textId="77777777" w:rsidR="00AA15C8" w:rsidRPr="00760748" w:rsidRDefault="00AA15C8" w:rsidP="00AA15C8">
      <w:pPr>
        <w:pStyle w:val="Answer"/>
      </w:pPr>
      <w:r>
        <w:t xml:space="preserve">Using angle sum of triangle, </w:t>
      </w:r>
      <m:oMath>
        <m:r>
          <w:rPr>
            <w:rFonts w:ascii="Cambria Math" w:hAnsi="Cambria Math"/>
          </w:rPr>
          <m:t>a=13</m:t>
        </m:r>
      </m:oMath>
    </w:p>
    <w:p w14:paraId="1419DF26" w14:textId="77777777" w:rsidR="00AA15C8" w:rsidRPr="00682B99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3a+29=3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+29=68</m:t>
          </m:r>
        </m:oMath>
      </m:oMathPara>
    </w:p>
    <w:p w14:paraId="3F926B21" w14:textId="77777777" w:rsidR="00AA15C8" w:rsidRPr="00682B99" w:rsidRDefault="00AA15C8" w:rsidP="00AA15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4a+16=4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+16=68</m:t>
          </m:r>
        </m:oMath>
      </m:oMathPara>
    </w:p>
    <w:p w14:paraId="6F249EE9" w14:textId="77777777" w:rsidR="00AA15C8" w:rsidRPr="008637A1" w:rsidRDefault="00AA15C8" w:rsidP="00AA15C8">
      <w:pPr>
        <w:pStyle w:val="Answer"/>
      </w:pPr>
      <w:proofErr w:type="gramStart"/>
      <w:r>
        <w:t>Therefore</w:t>
      </w:r>
      <w:proofErr w:type="gramEnd"/>
      <w:r>
        <w:t xml:space="preserve"> isosceles as it has two equal angles.</w:t>
      </w:r>
    </w:p>
    <w:p w14:paraId="6AF14D3F" w14:textId="77777777" w:rsidR="00AA15C8" w:rsidRPr="008637A1" w:rsidRDefault="00AA15C8" w:rsidP="00AA15C8">
      <w:pPr>
        <w:pStyle w:val="Answer"/>
      </w:pPr>
    </w:p>
    <w:p w14:paraId="462D6CC9" w14:textId="77777777" w:rsidR="00AA15C8" w:rsidRPr="008637A1" w:rsidRDefault="00AA15C8" w:rsidP="009819DF">
      <w:pPr>
        <w:numPr>
          <w:ilvl w:val="0"/>
          <w:numId w:val="63"/>
        </w:numPr>
        <w:spacing w:line="360" w:lineRule="auto"/>
      </w:pPr>
      <w:r w:rsidRPr="008637A1">
        <w:rPr>
          <w:noProof/>
        </w:rPr>
        <w:drawing>
          <wp:anchor distT="0" distB="0" distL="114300" distR="114300" simplePos="0" relativeHeight="252007424" behindDoc="0" locked="0" layoutInCell="1" allowOverlap="1" wp14:anchorId="331742FD" wp14:editId="1E71A4BA">
            <wp:simplePos x="0" y="0"/>
            <wp:positionH relativeFrom="column">
              <wp:posOffset>358035</wp:posOffset>
            </wp:positionH>
            <wp:positionV relativeFrom="paragraph">
              <wp:posOffset>249555</wp:posOffset>
            </wp:positionV>
            <wp:extent cx="2171700" cy="1291590"/>
            <wp:effectExtent l="0" t="0" r="0" b="381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221">
                      <a:extLst>
                        <a:ext uri="{BEBA8EAE-BF5A-486C-A8C5-ECC9F3942E4B}">
                          <a14:imgProps xmlns:a14="http://schemas.microsoft.com/office/drawing/2010/main">
                            <a14:imgLayer r:embed="rId22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 xml:space="preserve">Prove that </w:t>
      </w:r>
      <m:oMath>
        <m:r>
          <w:rPr>
            <w:rFonts w:ascii="Cambria Math" w:hAnsi="Cambria Math"/>
          </w:rPr>
          <m:t>∠LNO=90°+y</m:t>
        </m:r>
      </m:oMath>
    </w:p>
    <w:p w14:paraId="57B34172" w14:textId="77777777" w:rsidR="00AA15C8" w:rsidRPr="008637A1" w:rsidRDefault="00AA15C8" w:rsidP="00AA15C8">
      <w:pPr>
        <w:ind w:left="567"/>
      </w:pPr>
    </w:p>
    <w:p w14:paraId="12E297DF" w14:textId="77777777" w:rsidR="00AA15C8" w:rsidRDefault="00AA15C8" w:rsidP="00AA15C8"/>
    <w:p w14:paraId="19E8F73E" w14:textId="77777777" w:rsidR="00AA15C8" w:rsidRDefault="00AA15C8" w:rsidP="00AA15C8">
      <w:pPr>
        <w:pStyle w:val="Answer"/>
      </w:pPr>
      <w:r>
        <w:t xml:space="preserve">ZLNM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180 - 2y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(angles at the base of an isosceles triangle are equal)</w:t>
      </w:r>
    </w:p>
    <w:p w14:paraId="1961C5F7" w14:textId="77777777" w:rsidR="00AA15C8" w:rsidRDefault="00AA15C8" w:rsidP="00AA15C8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∠</m:t>
        </m:r>
      </m:oMath>
      <w:r>
        <w:t>LNM = 90°- y</w:t>
      </w:r>
    </w:p>
    <w:p w14:paraId="56F4504C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 xml:space="preserve">LNM + </w:t>
      </w:r>
      <m:oMath>
        <m:r>
          <w:rPr>
            <w:rFonts w:ascii="Cambria Math" w:hAnsi="Cambria Math"/>
          </w:rPr>
          <m:t>∠</m:t>
        </m:r>
      </m:oMath>
      <w:r>
        <w:t>LNO = 180°</w:t>
      </w:r>
    </w:p>
    <w:p w14:paraId="75B95CF5" w14:textId="77777777" w:rsidR="00AA15C8" w:rsidRDefault="00AA15C8" w:rsidP="00AA15C8">
      <w:pPr>
        <w:pStyle w:val="Answer"/>
      </w:pPr>
      <w:r>
        <w:t>(adjacent angles on a straight line add up to 180°)</w:t>
      </w:r>
    </w:p>
    <w:p w14:paraId="63300BAD" w14:textId="77777777" w:rsidR="00AA15C8" w:rsidRDefault="00AA15C8" w:rsidP="00AA15C8">
      <w:pPr>
        <w:pStyle w:val="Answer"/>
      </w:pPr>
      <w:proofErr w:type="gramStart"/>
      <w:r>
        <w:t>So</w:t>
      </w:r>
      <w:proofErr w:type="gramEnd"/>
      <w:r>
        <w:t xml:space="preserve"> 90°-y + </w:t>
      </w:r>
      <m:oMath>
        <m:r>
          <w:rPr>
            <w:rFonts w:ascii="Cambria Math" w:hAnsi="Cambria Math"/>
          </w:rPr>
          <m:t>∠</m:t>
        </m:r>
      </m:oMath>
      <w:r>
        <w:t>LNO = 180°,</w:t>
      </w:r>
    </w:p>
    <w:p w14:paraId="453CE29C" w14:textId="77777777" w:rsidR="00AA15C8" w:rsidRDefault="00AA15C8" w:rsidP="00AA15C8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∠</m:t>
        </m:r>
      </m:oMath>
      <w:r>
        <w:t>LNO = 90° + y</w:t>
      </w:r>
    </w:p>
    <w:p w14:paraId="4BCE50B0" w14:textId="77777777" w:rsidR="00AA15C8" w:rsidRDefault="00AA15C8" w:rsidP="00AA15C8">
      <w:pPr>
        <w:pStyle w:val="Answer"/>
      </w:pPr>
    </w:p>
    <w:p w14:paraId="44FA5DDB" w14:textId="77777777" w:rsidR="00AA15C8" w:rsidRDefault="00AA15C8" w:rsidP="00AA15C8"/>
    <w:p w14:paraId="53EF864E" w14:textId="77777777" w:rsidR="00AA15C8" w:rsidRDefault="00AA15C8" w:rsidP="00AA15C8"/>
    <w:p w14:paraId="27003FD2" w14:textId="77777777" w:rsidR="00AA15C8" w:rsidRDefault="00AA15C8" w:rsidP="00AA15C8"/>
    <w:p w14:paraId="4F9D1AD4" w14:textId="77777777" w:rsidR="00AA15C8" w:rsidRDefault="00AA15C8" w:rsidP="00AA15C8"/>
    <w:p w14:paraId="591B120D" w14:textId="77777777" w:rsidR="00AA15C8" w:rsidRDefault="00AA15C8" w:rsidP="00AA15C8"/>
    <w:p w14:paraId="7E907128" w14:textId="77777777" w:rsidR="00AA15C8" w:rsidRPr="008637A1" w:rsidRDefault="00AA15C8" w:rsidP="009819DF">
      <w:pPr>
        <w:numPr>
          <w:ilvl w:val="0"/>
          <w:numId w:val="63"/>
        </w:numPr>
        <w:spacing w:line="360" w:lineRule="auto"/>
      </w:pPr>
      <w:r w:rsidRPr="008637A1">
        <w:rPr>
          <w:noProof/>
        </w:rPr>
        <w:lastRenderedPageBreak/>
        <w:drawing>
          <wp:anchor distT="0" distB="0" distL="114300" distR="114300" simplePos="0" relativeHeight="251981824" behindDoc="0" locked="0" layoutInCell="1" allowOverlap="1" wp14:anchorId="08C92B9F" wp14:editId="289B2125">
            <wp:simplePos x="0" y="0"/>
            <wp:positionH relativeFrom="column">
              <wp:posOffset>394891</wp:posOffset>
            </wp:positionH>
            <wp:positionV relativeFrom="paragraph">
              <wp:posOffset>297788</wp:posOffset>
            </wp:positionV>
            <wp:extent cx="1588726" cy="1672556"/>
            <wp:effectExtent l="0" t="0" r="0" b="4445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>
                      <a:extLst>
                        <a:ext uri="{BEBA8EAE-BF5A-486C-A8C5-ECC9F3942E4B}">
                          <a14:imgProps xmlns:a14="http://schemas.microsoft.com/office/drawing/2010/main">
                            <a14:imgLayer r:embed="rId224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726" cy="1672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>Consider the diagram to the right.</w:t>
      </w:r>
    </w:p>
    <w:p w14:paraId="06521614" w14:textId="77777777" w:rsidR="00AA15C8" w:rsidRDefault="00AA15C8" w:rsidP="009819DF">
      <w:pPr>
        <w:numPr>
          <w:ilvl w:val="1"/>
          <w:numId w:val="63"/>
        </w:numPr>
        <w:spacing w:line="360" w:lineRule="auto"/>
        <w:ind w:left="4536"/>
      </w:pPr>
      <w:r w:rsidRPr="008637A1">
        <w:t xml:space="preserve">Prove that </w:t>
      </w:r>
      <m:oMath>
        <m:r>
          <w:rPr>
            <w:rFonts w:ascii="Cambria Math" w:hAnsi="Cambria Math"/>
          </w:rPr>
          <m:t>y=180°-x</m:t>
        </m:r>
      </m:oMath>
    </w:p>
    <w:p w14:paraId="1625AB33" w14:textId="77777777" w:rsidR="00AA15C8" w:rsidRDefault="00AA15C8" w:rsidP="00AA15C8">
      <w:pPr>
        <w:spacing w:line="360" w:lineRule="auto"/>
      </w:pPr>
    </w:p>
    <w:p w14:paraId="3E258444" w14:textId="77777777" w:rsidR="00AA15C8" w:rsidRDefault="00AA15C8" w:rsidP="00AA15C8">
      <w:pPr>
        <w:spacing w:line="360" w:lineRule="auto"/>
      </w:pPr>
    </w:p>
    <w:p w14:paraId="404FFC25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ACB = x (angles at the base of an isosceles triangle are equal)</w:t>
      </w:r>
    </w:p>
    <w:p w14:paraId="5788F04E" w14:textId="77777777" w:rsidR="00AA15C8" w:rsidRDefault="00AA15C8" w:rsidP="00AA15C8">
      <w:pPr>
        <w:pStyle w:val="Answer"/>
      </w:pPr>
      <w:r>
        <w:t>ZACB + ZACD = 180°</w:t>
      </w:r>
    </w:p>
    <w:p w14:paraId="3B77CA83" w14:textId="77777777" w:rsidR="00AA15C8" w:rsidRDefault="00AA15C8" w:rsidP="00AA15C8">
      <w:pPr>
        <w:pStyle w:val="Answer"/>
      </w:pPr>
      <w:r>
        <w:t>(adjacent angles on a straight line add up to 180°)</w:t>
      </w:r>
    </w:p>
    <w:p w14:paraId="7DA0C5D3" w14:textId="77777777" w:rsidR="00AA15C8" w:rsidRPr="008637A1" w:rsidRDefault="00AA15C8" w:rsidP="00AA15C8">
      <w:pPr>
        <w:pStyle w:val="Answer"/>
      </w:pPr>
      <w:proofErr w:type="gramStart"/>
      <w:r>
        <w:t>So</w:t>
      </w:r>
      <w:proofErr w:type="gramEnd"/>
      <w:r>
        <w:t xml:space="preserve"> x + y = 180°, so y = 180° - x</w:t>
      </w:r>
    </w:p>
    <w:p w14:paraId="1BD21F5F" w14:textId="77777777" w:rsidR="00AA15C8" w:rsidRDefault="00AA15C8" w:rsidP="009819DF">
      <w:pPr>
        <w:numPr>
          <w:ilvl w:val="1"/>
          <w:numId w:val="63"/>
        </w:numPr>
        <w:spacing w:line="360" w:lineRule="auto"/>
        <w:ind w:left="4536"/>
      </w:pPr>
      <w:r w:rsidRPr="008637A1">
        <w:t xml:space="preserve">Prove that </w:t>
      </w:r>
      <m:oMath>
        <m:r>
          <w:rPr>
            <w:rFonts w:ascii="Cambria Math" w:hAnsi="Cambria Math"/>
          </w:rPr>
          <m:t>∠BAC=180°-2x</m:t>
        </m:r>
      </m:oMath>
    </w:p>
    <w:p w14:paraId="670A52C1" w14:textId="77777777" w:rsidR="00AA15C8" w:rsidRPr="008637A1" w:rsidRDefault="00AA15C8" w:rsidP="00AA15C8">
      <w:pPr>
        <w:spacing w:line="360" w:lineRule="auto"/>
      </w:pPr>
    </w:p>
    <w:p w14:paraId="1215AEC0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 xml:space="preserve">BAC + </w:t>
      </w:r>
      <m:oMath>
        <m:r>
          <w:rPr>
            <w:rFonts w:ascii="Cambria Math" w:hAnsi="Cambria Math"/>
          </w:rPr>
          <m:t>∠</m:t>
        </m:r>
      </m:oMath>
      <w:r>
        <w:t xml:space="preserve">ABC + </w:t>
      </w:r>
      <m:oMath>
        <m:r>
          <w:rPr>
            <w:rFonts w:ascii="Cambria Math" w:hAnsi="Cambria Math"/>
          </w:rPr>
          <m:t>∠</m:t>
        </m:r>
      </m:oMath>
      <w:r>
        <w:t>ACB = 180°</w:t>
      </w:r>
    </w:p>
    <w:p w14:paraId="64DDC028" w14:textId="77777777" w:rsidR="00AA15C8" w:rsidRDefault="00AA15C8" w:rsidP="00AA15C8">
      <w:pPr>
        <w:pStyle w:val="Answer"/>
      </w:pPr>
      <w:r>
        <w:t>(angles in a triangle add up to 180°)</w:t>
      </w:r>
    </w:p>
    <w:p w14:paraId="2A21B884" w14:textId="77777777" w:rsidR="00AA15C8" w:rsidRDefault="00AA15C8" w:rsidP="00AA15C8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∠</m:t>
        </m:r>
      </m:oMath>
      <w:r>
        <w:t>BAC + x + x = 180°,</w:t>
      </w:r>
    </w:p>
    <w:p w14:paraId="6AB06EB3" w14:textId="77777777" w:rsidR="00AA15C8" w:rsidRDefault="00AA15C8" w:rsidP="00AA15C8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∠</m:t>
        </m:r>
      </m:oMath>
      <w:r>
        <w:t>BAC = 180°- 2x</w:t>
      </w:r>
    </w:p>
    <w:p w14:paraId="0D93C590" w14:textId="77777777" w:rsidR="00AA15C8" w:rsidRPr="008637A1" w:rsidRDefault="00AA15C8" w:rsidP="00AA15C8"/>
    <w:p w14:paraId="790ED470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 xml:space="preserve">Prove that </w:t>
      </w:r>
      <m:oMath>
        <m:r>
          <w:rPr>
            <w:rFonts w:ascii="Cambria Math" w:hAnsi="Cambria Math"/>
          </w:rPr>
          <m:t>x+4y=180°</m:t>
        </m:r>
      </m:oMath>
      <w:r w:rsidRPr="008637A1">
        <w:t xml:space="preserve"> </w:t>
      </w:r>
    </w:p>
    <w:p w14:paraId="48F8D68E" w14:textId="77777777" w:rsidR="00AA15C8" w:rsidRDefault="00AA15C8" w:rsidP="00AA15C8">
      <w:pPr>
        <w:pStyle w:val="Answer"/>
      </w:pPr>
      <w:r w:rsidRPr="008637A1">
        <w:rPr>
          <w:noProof/>
        </w:rPr>
        <w:drawing>
          <wp:anchor distT="0" distB="0" distL="114300" distR="114300" simplePos="0" relativeHeight="251980800" behindDoc="0" locked="0" layoutInCell="1" allowOverlap="1" wp14:anchorId="62534CA0" wp14:editId="30AF7B34">
            <wp:simplePos x="0" y="0"/>
            <wp:positionH relativeFrom="column">
              <wp:posOffset>374015</wp:posOffset>
            </wp:positionH>
            <wp:positionV relativeFrom="paragraph">
              <wp:posOffset>24072</wp:posOffset>
            </wp:positionV>
            <wp:extent cx="2828925" cy="1327785"/>
            <wp:effectExtent l="0" t="0" r="0" b="571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2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BE7D2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CBD = y (angles at the base of an isosceles triangle are equal)</w:t>
      </w:r>
    </w:p>
    <w:p w14:paraId="34091BC9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BCD = 180 -2y (angles in a triangle add up to 180°)</w:t>
      </w:r>
    </w:p>
    <w:p w14:paraId="5C7BC635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BCA = 2y (adjacent angles on a straight line add up to 180°)</w:t>
      </w:r>
    </w:p>
    <w:p w14:paraId="136FD771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ABC = 2y (angles at the base of an isosceles triangle are equal)</w:t>
      </w:r>
    </w:p>
    <w:p w14:paraId="44A8CB03" w14:textId="77777777" w:rsidR="00AA15C8" w:rsidRDefault="00AA15C8" w:rsidP="00AA15C8">
      <w:pPr>
        <w:pStyle w:val="Answer"/>
      </w:pPr>
      <w:r>
        <w:t xml:space="preserve">In triangle ABC, </w:t>
      </w:r>
      <m:oMath>
        <m:r>
          <w:rPr>
            <w:rFonts w:ascii="Cambria Math" w:hAnsi="Cambria Math"/>
          </w:rPr>
          <m:t>∠</m:t>
        </m:r>
      </m:oMath>
      <w:r>
        <w:t xml:space="preserve">BCA + </w:t>
      </w:r>
      <m:oMath>
        <m:r>
          <w:rPr>
            <w:rFonts w:ascii="Cambria Math" w:hAnsi="Cambria Math"/>
          </w:rPr>
          <m:t>∠</m:t>
        </m:r>
      </m:oMath>
      <w:r>
        <w:t>ABC +</w:t>
      </w:r>
    </w:p>
    <w:p w14:paraId="1A811E70" w14:textId="77777777" w:rsidR="00AA15C8" w:rsidRDefault="00AA15C8" w:rsidP="00AA15C8">
      <w:pPr>
        <w:pStyle w:val="Answer"/>
      </w:pPr>
      <m:oMath>
        <m:r>
          <w:rPr>
            <w:rFonts w:ascii="Cambria Math" w:hAnsi="Cambria Math"/>
          </w:rPr>
          <m:t>∠</m:t>
        </m:r>
      </m:oMath>
      <w:r>
        <w:t>CAB = 180° (angles in a triangle add up to 180°)</w:t>
      </w:r>
    </w:p>
    <w:p w14:paraId="66797B30" w14:textId="77777777" w:rsidR="00AA15C8" w:rsidRDefault="00AA15C8" w:rsidP="00AA15C8">
      <w:pPr>
        <w:pStyle w:val="Answer"/>
      </w:pPr>
      <w:r>
        <w:t xml:space="preserve">So 2y + 2y + x = 180°, </w:t>
      </w:r>
    </w:p>
    <w:p w14:paraId="5D77CBBC" w14:textId="77777777" w:rsidR="00AA15C8" w:rsidRDefault="00AA15C8" w:rsidP="00AA15C8">
      <w:pPr>
        <w:pStyle w:val="Answer"/>
      </w:pPr>
      <w:r>
        <w:t>hence x + 4y = 180°</w:t>
      </w:r>
    </w:p>
    <w:p w14:paraId="57CFC955" w14:textId="77777777" w:rsidR="00AA15C8" w:rsidRDefault="00AA15C8" w:rsidP="00AA15C8"/>
    <w:p w14:paraId="596B9A25" w14:textId="77777777" w:rsidR="00AA15C8" w:rsidRPr="00C832F0" w:rsidRDefault="00AA15C8" w:rsidP="00AA15C8"/>
    <w:p w14:paraId="1005563C" w14:textId="77777777" w:rsidR="00AA15C8" w:rsidRPr="008637A1" w:rsidRDefault="00AA15C8" w:rsidP="009819DF">
      <w:pPr>
        <w:numPr>
          <w:ilvl w:val="0"/>
          <w:numId w:val="63"/>
        </w:numPr>
      </w:pPr>
      <w:r w:rsidRPr="008637A1">
        <w:t xml:space="preserve">Find the value of </w:t>
      </w:r>
      <m:oMath>
        <m:r>
          <w:rPr>
            <w:rFonts w:ascii="Cambria Math" w:hAnsi="Cambria Math"/>
          </w:rPr>
          <m:t>x</m:t>
        </m:r>
      </m:oMath>
      <w:r w:rsidRPr="008637A1">
        <w:t xml:space="preserve">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5C8" w:rsidRPr="008637A1" w14:paraId="4250958E" w14:textId="77777777" w:rsidTr="00E510CE">
        <w:tc>
          <w:tcPr>
            <w:tcW w:w="5173" w:type="dxa"/>
          </w:tcPr>
          <w:p w14:paraId="37C9F8A4" w14:textId="77777777" w:rsidR="00AA15C8" w:rsidRPr="008637A1" w:rsidRDefault="00AA15C8" w:rsidP="009819DF">
            <w:pPr>
              <w:numPr>
                <w:ilvl w:val="0"/>
                <w:numId w:val="51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57165501" wp14:editId="0EC7DC69">
                  <wp:simplePos x="0" y="0"/>
                  <wp:positionH relativeFrom="column">
                    <wp:posOffset>842778</wp:posOffset>
                  </wp:positionH>
                  <wp:positionV relativeFrom="paragraph">
                    <wp:posOffset>25365</wp:posOffset>
                  </wp:positionV>
                  <wp:extent cx="1268257" cy="2025718"/>
                  <wp:effectExtent l="0" t="0" r="8255" b="0"/>
                  <wp:wrapNone/>
                  <wp:docPr id="1254301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301929" name=""/>
                          <pic:cNvPicPr/>
                        </pic:nvPicPr>
                        <pic:blipFill rotWithShape="1">
                          <a:blip r:embed="rId227"/>
                          <a:srcRect l="4504" r="75681"/>
                          <a:stretch/>
                        </pic:blipFill>
                        <pic:spPr bwMode="auto">
                          <a:xfrm>
                            <a:off x="0" y="0"/>
                            <a:ext cx="1268257" cy="202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7A1">
              <w:t xml:space="preserve"> </w:t>
            </w:r>
          </w:p>
          <w:p w14:paraId="5A5471EF" w14:textId="77777777" w:rsidR="00AA15C8" w:rsidRPr="008637A1" w:rsidRDefault="00AA15C8" w:rsidP="00E510CE">
            <w:pPr>
              <w:spacing w:after="100" w:line="276" w:lineRule="auto"/>
            </w:pPr>
          </w:p>
          <w:p w14:paraId="74A3CD2A" w14:textId="77777777" w:rsidR="00AA15C8" w:rsidRPr="008637A1" w:rsidRDefault="00AA15C8" w:rsidP="00E510CE">
            <w:pPr>
              <w:spacing w:after="100" w:line="276" w:lineRule="auto"/>
            </w:pPr>
          </w:p>
          <w:p w14:paraId="4B02C150" w14:textId="77777777" w:rsidR="00AA15C8" w:rsidRPr="008637A1" w:rsidRDefault="00AA15C8" w:rsidP="00E510CE">
            <w:pPr>
              <w:spacing w:after="100" w:line="276" w:lineRule="auto"/>
            </w:pPr>
          </w:p>
          <w:p w14:paraId="43BEFA0C" w14:textId="77777777" w:rsidR="00AA15C8" w:rsidRPr="008637A1" w:rsidRDefault="00AA15C8" w:rsidP="00E510CE">
            <w:pPr>
              <w:spacing w:after="100" w:line="276" w:lineRule="auto"/>
            </w:pPr>
          </w:p>
          <w:p w14:paraId="108B6BFD" w14:textId="77777777" w:rsidR="00AA15C8" w:rsidRPr="008637A1" w:rsidRDefault="00AA15C8" w:rsidP="00E510CE">
            <w:pPr>
              <w:spacing w:after="100" w:line="276" w:lineRule="auto"/>
            </w:pPr>
          </w:p>
          <w:p w14:paraId="4FBA8347" w14:textId="77777777" w:rsidR="00AA15C8" w:rsidRPr="008637A1" w:rsidRDefault="00AA15C8" w:rsidP="00E510CE">
            <w:pPr>
              <w:spacing w:after="100" w:line="276" w:lineRule="auto"/>
            </w:pPr>
          </w:p>
          <w:p w14:paraId="414B27BD" w14:textId="77777777" w:rsidR="00AA15C8" w:rsidRDefault="00AA15C8" w:rsidP="00E510CE">
            <w:pPr>
              <w:spacing w:after="100" w:line="276" w:lineRule="auto"/>
            </w:pPr>
          </w:p>
          <w:p w14:paraId="7B405B8B" w14:textId="77777777" w:rsidR="00AA15C8" w:rsidRDefault="00AA15C8" w:rsidP="00E510CE">
            <w:pPr>
              <w:spacing w:after="100" w:line="276" w:lineRule="auto"/>
            </w:pPr>
          </w:p>
          <w:p w14:paraId="6F04D430" w14:textId="77777777" w:rsidR="00AA15C8" w:rsidRDefault="00AA15C8" w:rsidP="00E510CE">
            <w:pPr>
              <w:spacing w:after="100" w:line="276" w:lineRule="auto"/>
            </w:pPr>
          </w:p>
          <w:p w14:paraId="274D1679" w14:textId="77777777" w:rsidR="00AA15C8" w:rsidRPr="0094376F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30°</m:t>
                </m:r>
              </m:oMath>
            </m:oMathPara>
          </w:p>
        </w:tc>
        <w:tc>
          <w:tcPr>
            <w:tcW w:w="5174" w:type="dxa"/>
          </w:tcPr>
          <w:p w14:paraId="5363DC20" w14:textId="77777777" w:rsidR="00AA15C8" w:rsidRDefault="00AA15C8" w:rsidP="009819DF">
            <w:pPr>
              <w:numPr>
                <w:ilvl w:val="0"/>
                <w:numId w:val="51"/>
              </w:numPr>
              <w:spacing w:after="100"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245F61D7" wp14:editId="7A3949B2">
                  <wp:simplePos x="0" y="0"/>
                  <wp:positionH relativeFrom="column">
                    <wp:posOffset>1019998</wp:posOffset>
                  </wp:positionH>
                  <wp:positionV relativeFrom="paragraph">
                    <wp:posOffset>129784</wp:posOffset>
                  </wp:positionV>
                  <wp:extent cx="1540756" cy="1572567"/>
                  <wp:effectExtent l="0" t="0" r="2540" b="8890"/>
                  <wp:wrapNone/>
                  <wp:docPr id="1272661724" name="Picture 1272661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301929" name=""/>
                          <pic:cNvPicPr/>
                        </pic:nvPicPr>
                        <pic:blipFill rotWithShape="1">
                          <a:blip r:embed="rId227"/>
                          <a:srcRect l="63212" r="12715" b="22387"/>
                          <a:stretch/>
                        </pic:blipFill>
                        <pic:spPr bwMode="auto">
                          <a:xfrm>
                            <a:off x="0" y="0"/>
                            <a:ext cx="1540756" cy="1572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008BFF" w14:textId="77777777" w:rsidR="00AA15C8" w:rsidRDefault="00AA15C8" w:rsidP="00E510CE">
            <w:pPr>
              <w:spacing w:after="100" w:line="276" w:lineRule="auto"/>
            </w:pPr>
          </w:p>
          <w:p w14:paraId="65077D57" w14:textId="77777777" w:rsidR="00AA15C8" w:rsidRDefault="00AA15C8" w:rsidP="00E510CE">
            <w:pPr>
              <w:spacing w:after="100" w:line="276" w:lineRule="auto"/>
            </w:pPr>
          </w:p>
          <w:p w14:paraId="6B606C49" w14:textId="77777777" w:rsidR="00AA15C8" w:rsidRDefault="00AA15C8" w:rsidP="00E510CE">
            <w:pPr>
              <w:spacing w:after="100" w:line="276" w:lineRule="auto"/>
            </w:pPr>
          </w:p>
          <w:p w14:paraId="6D272C1F" w14:textId="77777777" w:rsidR="00AA15C8" w:rsidRDefault="00AA15C8" w:rsidP="00E510CE">
            <w:pPr>
              <w:spacing w:after="100" w:line="276" w:lineRule="auto"/>
            </w:pPr>
          </w:p>
          <w:p w14:paraId="12D487FE" w14:textId="77777777" w:rsidR="00AA15C8" w:rsidRDefault="00AA15C8" w:rsidP="00E510CE">
            <w:pPr>
              <w:spacing w:after="100" w:line="276" w:lineRule="auto"/>
            </w:pPr>
          </w:p>
          <w:p w14:paraId="7E71CFF2" w14:textId="77777777" w:rsidR="00AA15C8" w:rsidRDefault="00AA15C8" w:rsidP="00E510CE">
            <w:pPr>
              <w:spacing w:after="100" w:line="276" w:lineRule="auto"/>
            </w:pPr>
          </w:p>
          <w:p w14:paraId="6F436B5A" w14:textId="77777777" w:rsidR="00AA15C8" w:rsidRDefault="00AA15C8" w:rsidP="00E510CE">
            <w:pPr>
              <w:spacing w:after="100" w:line="276" w:lineRule="auto"/>
            </w:pPr>
          </w:p>
          <w:p w14:paraId="087A4007" w14:textId="77777777" w:rsidR="00AA15C8" w:rsidRDefault="00AA15C8" w:rsidP="00E510CE">
            <w:pPr>
              <w:spacing w:after="100" w:line="276" w:lineRule="auto"/>
            </w:pPr>
          </w:p>
          <w:p w14:paraId="54F70869" w14:textId="77777777" w:rsidR="00AA15C8" w:rsidRDefault="00AA15C8" w:rsidP="00E510CE">
            <w:pPr>
              <w:spacing w:after="100" w:line="276" w:lineRule="auto"/>
            </w:pPr>
          </w:p>
          <w:p w14:paraId="240A8301" w14:textId="77777777" w:rsidR="00AA15C8" w:rsidRPr="0094376F" w:rsidRDefault="00AA15C8" w:rsidP="00E510C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150°</m:t>
                </m:r>
              </m:oMath>
            </m:oMathPara>
          </w:p>
        </w:tc>
      </w:tr>
    </w:tbl>
    <w:p w14:paraId="28863A69" w14:textId="77777777" w:rsidR="00AA15C8" w:rsidRDefault="00AA15C8" w:rsidP="00AA15C8"/>
    <w:sectPr w:rsidR="00AA15C8" w:rsidSect="00747023">
      <w:headerReference w:type="default" r:id="rId228"/>
      <w:footerReference w:type="default" r:id="rId22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C78F" w14:textId="77777777" w:rsidR="009819DF" w:rsidRDefault="009819DF" w:rsidP="000D2B99">
      <w:pPr>
        <w:spacing w:after="0" w:line="240" w:lineRule="auto"/>
      </w:pPr>
      <w:r>
        <w:separator/>
      </w:r>
    </w:p>
    <w:p w14:paraId="0C459125" w14:textId="77777777" w:rsidR="009819DF" w:rsidRDefault="009819DF"/>
  </w:endnote>
  <w:endnote w:type="continuationSeparator" w:id="0">
    <w:p w14:paraId="527CD5E1" w14:textId="77777777" w:rsidR="009819DF" w:rsidRDefault="009819DF" w:rsidP="000D2B99">
      <w:pPr>
        <w:spacing w:after="0" w:line="240" w:lineRule="auto"/>
      </w:pPr>
      <w:r>
        <w:continuationSeparator/>
      </w:r>
    </w:p>
    <w:p w14:paraId="1A260516" w14:textId="77777777" w:rsidR="009819DF" w:rsidRDefault="00981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393E432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77BF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260909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833A" w14:textId="77777777" w:rsidR="009819DF" w:rsidRDefault="009819DF" w:rsidP="000D2B99">
      <w:pPr>
        <w:spacing w:after="0" w:line="240" w:lineRule="auto"/>
      </w:pPr>
      <w:r>
        <w:separator/>
      </w:r>
    </w:p>
    <w:p w14:paraId="03F416D3" w14:textId="77777777" w:rsidR="009819DF" w:rsidRDefault="009819DF"/>
  </w:footnote>
  <w:footnote w:type="continuationSeparator" w:id="0">
    <w:p w14:paraId="46ADF9FF" w14:textId="77777777" w:rsidR="009819DF" w:rsidRDefault="009819DF" w:rsidP="000D2B99">
      <w:pPr>
        <w:spacing w:after="0" w:line="240" w:lineRule="auto"/>
      </w:pPr>
      <w:r>
        <w:continuationSeparator/>
      </w:r>
    </w:p>
    <w:p w14:paraId="1B5C8F25" w14:textId="77777777" w:rsidR="009819DF" w:rsidRDefault="00981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45pt;height:199.85pt;visibility:visible;mso-wrap-style:square" o:bullet="t">
        <v:imagedata r:id="rId1" o:title=""/>
      </v:shape>
    </w:pict>
  </w:numPicBullet>
  <w:abstractNum w:abstractNumId="0" w15:restartNumberingAfterBreak="0">
    <w:nsid w:val="013C10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8465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227F7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115E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530B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EE60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D830EA2"/>
    <w:multiLevelType w:val="hybridMultilevel"/>
    <w:tmpl w:val="FCF6FF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4A48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2C368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3E742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7CF23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8D26D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EF30C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02433E6"/>
    <w:multiLevelType w:val="hybridMultilevel"/>
    <w:tmpl w:val="82207B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DE21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5171E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58354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6647A98"/>
    <w:multiLevelType w:val="hybridMultilevel"/>
    <w:tmpl w:val="D95063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8E551F"/>
    <w:multiLevelType w:val="hybridMultilevel"/>
    <w:tmpl w:val="C10EE6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0A30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91552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A0A75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A147C24"/>
    <w:multiLevelType w:val="hybridMultilevel"/>
    <w:tmpl w:val="65060C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084DCF"/>
    <w:multiLevelType w:val="hybridMultilevel"/>
    <w:tmpl w:val="A31A9E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FA02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36C7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4EF794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9953D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C1651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7363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0AA03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FF5C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681FB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0A924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1C41D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2A5422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3CE51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7F21B1"/>
    <w:multiLevelType w:val="hybridMultilevel"/>
    <w:tmpl w:val="5DC25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A4131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CA97F8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CAE59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D3D290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2953F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3991E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67901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70338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8012F23"/>
    <w:multiLevelType w:val="hybridMultilevel"/>
    <w:tmpl w:val="FCF6FFA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8857D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8F019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A260A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6B5433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BCD64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E92398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0D163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1A2267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50628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5783E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759063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75AE60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78E007D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94E73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CBE4E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DBB539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F2F77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51"/>
  </w:num>
  <w:num w:numId="2" w16cid:durableId="729496015">
    <w:abstractNumId w:val="70"/>
  </w:num>
  <w:num w:numId="3" w16cid:durableId="1031610405">
    <w:abstractNumId w:val="46"/>
  </w:num>
  <w:num w:numId="4" w16cid:durableId="143398755">
    <w:abstractNumId w:val="60"/>
  </w:num>
  <w:num w:numId="5" w16cid:durableId="1687443807">
    <w:abstractNumId w:val="37"/>
  </w:num>
  <w:num w:numId="6" w16cid:durableId="732855332">
    <w:abstractNumId w:val="10"/>
  </w:num>
  <w:num w:numId="7" w16cid:durableId="200094321">
    <w:abstractNumId w:val="44"/>
  </w:num>
  <w:num w:numId="8" w16cid:durableId="454758708">
    <w:abstractNumId w:val="24"/>
  </w:num>
  <w:num w:numId="9" w16cid:durableId="485781072">
    <w:abstractNumId w:val="26"/>
  </w:num>
  <w:num w:numId="10" w16cid:durableId="1661154222">
    <w:abstractNumId w:val="38"/>
  </w:num>
  <w:num w:numId="11" w16cid:durableId="1767118650">
    <w:abstractNumId w:val="32"/>
  </w:num>
  <w:num w:numId="12" w16cid:durableId="614991293">
    <w:abstractNumId w:val="35"/>
  </w:num>
  <w:num w:numId="13" w16cid:durableId="86462406">
    <w:abstractNumId w:val="23"/>
  </w:num>
  <w:num w:numId="14" w16cid:durableId="1898466119">
    <w:abstractNumId w:val="19"/>
  </w:num>
  <w:num w:numId="15" w16cid:durableId="943222088">
    <w:abstractNumId w:val="18"/>
  </w:num>
  <w:num w:numId="16" w16cid:durableId="1466005629">
    <w:abstractNumId w:val="25"/>
  </w:num>
  <w:num w:numId="17" w16cid:durableId="428083292">
    <w:abstractNumId w:val="65"/>
  </w:num>
  <w:num w:numId="18" w16cid:durableId="1525750112">
    <w:abstractNumId w:val="16"/>
  </w:num>
  <w:num w:numId="19" w16cid:durableId="1380516138">
    <w:abstractNumId w:val="74"/>
  </w:num>
  <w:num w:numId="20" w16cid:durableId="522132826">
    <w:abstractNumId w:val="22"/>
  </w:num>
  <w:num w:numId="21" w16cid:durableId="1312367707">
    <w:abstractNumId w:val="56"/>
  </w:num>
  <w:num w:numId="22" w16cid:durableId="1940259194">
    <w:abstractNumId w:val="59"/>
  </w:num>
  <w:num w:numId="23" w16cid:durableId="407188453">
    <w:abstractNumId w:val="54"/>
  </w:num>
  <w:num w:numId="24" w16cid:durableId="1940599212">
    <w:abstractNumId w:val="33"/>
  </w:num>
  <w:num w:numId="25" w16cid:durableId="376317846">
    <w:abstractNumId w:val="63"/>
  </w:num>
  <w:num w:numId="26" w16cid:durableId="1206142420">
    <w:abstractNumId w:val="30"/>
  </w:num>
  <w:num w:numId="27" w16cid:durableId="1859615361">
    <w:abstractNumId w:val="27"/>
  </w:num>
  <w:num w:numId="28" w16cid:durableId="1851217812">
    <w:abstractNumId w:val="48"/>
  </w:num>
  <w:num w:numId="29" w16cid:durableId="1751921147">
    <w:abstractNumId w:val="68"/>
  </w:num>
  <w:num w:numId="30" w16cid:durableId="1221088295">
    <w:abstractNumId w:val="62"/>
  </w:num>
  <w:num w:numId="31" w16cid:durableId="1792936465">
    <w:abstractNumId w:val="50"/>
  </w:num>
  <w:num w:numId="32" w16cid:durableId="703333186">
    <w:abstractNumId w:val="36"/>
  </w:num>
  <w:num w:numId="33" w16cid:durableId="889923699">
    <w:abstractNumId w:val="5"/>
  </w:num>
  <w:num w:numId="34" w16cid:durableId="1046685607">
    <w:abstractNumId w:val="28"/>
  </w:num>
  <w:num w:numId="35" w16cid:durableId="1595437101">
    <w:abstractNumId w:val="69"/>
  </w:num>
  <w:num w:numId="36" w16cid:durableId="1042284639">
    <w:abstractNumId w:val="49"/>
  </w:num>
  <w:num w:numId="37" w16cid:durableId="1705521923">
    <w:abstractNumId w:val="31"/>
  </w:num>
  <w:num w:numId="38" w16cid:durableId="507716972">
    <w:abstractNumId w:val="75"/>
  </w:num>
  <w:num w:numId="39" w16cid:durableId="532427876">
    <w:abstractNumId w:val="7"/>
  </w:num>
  <w:num w:numId="40" w16cid:durableId="1552308543">
    <w:abstractNumId w:val="20"/>
  </w:num>
  <w:num w:numId="41" w16cid:durableId="406655746">
    <w:abstractNumId w:val="39"/>
  </w:num>
  <w:num w:numId="42" w16cid:durableId="958492186">
    <w:abstractNumId w:val="2"/>
  </w:num>
  <w:num w:numId="43" w16cid:durableId="2123185306">
    <w:abstractNumId w:val="6"/>
  </w:num>
  <w:num w:numId="44" w16cid:durableId="1737976682">
    <w:abstractNumId w:val="40"/>
  </w:num>
  <w:num w:numId="45" w16cid:durableId="1011033034">
    <w:abstractNumId w:val="4"/>
  </w:num>
  <w:num w:numId="46" w16cid:durableId="898201018">
    <w:abstractNumId w:val="34"/>
  </w:num>
  <w:num w:numId="47" w16cid:durableId="1157112665">
    <w:abstractNumId w:val="72"/>
  </w:num>
  <w:num w:numId="48" w16cid:durableId="1369263264">
    <w:abstractNumId w:val="0"/>
  </w:num>
  <w:num w:numId="49" w16cid:durableId="1525485722">
    <w:abstractNumId w:val="21"/>
  </w:num>
  <w:num w:numId="50" w16cid:durableId="844322984">
    <w:abstractNumId w:val="9"/>
  </w:num>
  <w:num w:numId="51" w16cid:durableId="947615857">
    <w:abstractNumId w:val="15"/>
  </w:num>
  <w:num w:numId="52" w16cid:durableId="1820150736">
    <w:abstractNumId w:val="67"/>
  </w:num>
  <w:num w:numId="53" w16cid:durableId="10958412">
    <w:abstractNumId w:val="47"/>
  </w:num>
  <w:num w:numId="54" w16cid:durableId="493840028">
    <w:abstractNumId w:val="17"/>
  </w:num>
  <w:num w:numId="55" w16cid:durableId="133109019">
    <w:abstractNumId w:val="8"/>
  </w:num>
  <w:num w:numId="56" w16cid:durableId="1281954243">
    <w:abstractNumId w:val="58"/>
  </w:num>
  <w:num w:numId="57" w16cid:durableId="131603673">
    <w:abstractNumId w:val="3"/>
  </w:num>
  <w:num w:numId="58" w16cid:durableId="1411582329">
    <w:abstractNumId w:val="1"/>
  </w:num>
  <w:num w:numId="59" w16cid:durableId="576282809">
    <w:abstractNumId w:val="64"/>
  </w:num>
  <w:num w:numId="60" w16cid:durableId="704718430">
    <w:abstractNumId w:val="57"/>
  </w:num>
  <w:num w:numId="61" w16cid:durableId="1995374799">
    <w:abstractNumId w:val="13"/>
  </w:num>
  <w:num w:numId="62" w16cid:durableId="100299885">
    <w:abstractNumId w:val="42"/>
  </w:num>
  <w:num w:numId="63" w16cid:durableId="2079084516">
    <w:abstractNumId w:val="29"/>
  </w:num>
  <w:num w:numId="64" w16cid:durableId="2117365770">
    <w:abstractNumId w:val="41"/>
  </w:num>
  <w:num w:numId="65" w16cid:durableId="333458829">
    <w:abstractNumId w:val="55"/>
  </w:num>
  <w:num w:numId="66" w16cid:durableId="775251872">
    <w:abstractNumId w:val="14"/>
  </w:num>
  <w:num w:numId="67" w16cid:durableId="510604530">
    <w:abstractNumId w:val="53"/>
  </w:num>
  <w:num w:numId="68" w16cid:durableId="1172799014">
    <w:abstractNumId w:val="45"/>
  </w:num>
  <w:num w:numId="69" w16cid:durableId="1704673129">
    <w:abstractNumId w:val="52"/>
  </w:num>
  <w:num w:numId="70" w16cid:durableId="1994138879">
    <w:abstractNumId w:val="11"/>
  </w:num>
  <w:num w:numId="71" w16cid:durableId="561671791">
    <w:abstractNumId w:val="71"/>
  </w:num>
  <w:num w:numId="72" w16cid:durableId="1997685123">
    <w:abstractNumId w:val="66"/>
  </w:num>
  <w:num w:numId="73" w16cid:durableId="1618171769">
    <w:abstractNumId w:val="43"/>
  </w:num>
  <w:num w:numId="74" w16cid:durableId="939676976">
    <w:abstractNumId w:val="12"/>
  </w:num>
  <w:num w:numId="75" w16cid:durableId="470369974">
    <w:abstractNumId w:val="61"/>
  </w:num>
  <w:num w:numId="76" w16cid:durableId="1336763666">
    <w:abstractNumId w:val="7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3FDB"/>
    <w:rsid w:val="00025B25"/>
    <w:rsid w:val="00026A03"/>
    <w:rsid w:val="00026D56"/>
    <w:rsid w:val="00027E7B"/>
    <w:rsid w:val="000301B9"/>
    <w:rsid w:val="00034645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9DF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15C8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97409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BF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AA15C8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AA15C8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5.png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63" Type="http://schemas.openxmlformats.org/officeDocument/2006/relationships/image" Target="media/image49.png"/><Relationship Id="rId84" Type="http://schemas.openxmlformats.org/officeDocument/2006/relationships/image" Target="media/image68.png"/><Relationship Id="rId138" Type="http://schemas.openxmlformats.org/officeDocument/2006/relationships/image" Target="media/image108.png"/><Relationship Id="rId159" Type="http://schemas.openxmlformats.org/officeDocument/2006/relationships/image" Target="media/image128.png"/><Relationship Id="rId170" Type="http://schemas.openxmlformats.org/officeDocument/2006/relationships/image" Target="media/image135.png"/><Relationship Id="rId191" Type="http://schemas.openxmlformats.org/officeDocument/2006/relationships/image" Target="media/image152.png"/><Relationship Id="rId205" Type="http://schemas.openxmlformats.org/officeDocument/2006/relationships/image" Target="media/image164.png"/><Relationship Id="rId226" Type="http://schemas.microsoft.com/office/2007/relationships/hdphoto" Target="media/hdphoto39.wdp"/><Relationship Id="rId107" Type="http://schemas.openxmlformats.org/officeDocument/2006/relationships/image" Target="media/image87.png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53" Type="http://schemas.openxmlformats.org/officeDocument/2006/relationships/image" Target="media/image39.png"/><Relationship Id="rId74" Type="http://schemas.microsoft.com/office/2007/relationships/hdphoto" Target="media/hdphoto9.wdp"/><Relationship Id="rId128" Type="http://schemas.openxmlformats.org/officeDocument/2006/relationships/image" Target="media/image100.png"/><Relationship Id="rId149" Type="http://schemas.openxmlformats.org/officeDocument/2006/relationships/image" Target="media/image119.png"/><Relationship Id="rId5" Type="http://schemas.openxmlformats.org/officeDocument/2006/relationships/settings" Target="settings.xml"/><Relationship Id="rId95" Type="http://schemas.openxmlformats.org/officeDocument/2006/relationships/image" Target="media/image79.png"/><Relationship Id="rId160" Type="http://schemas.openxmlformats.org/officeDocument/2006/relationships/image" Target="media/image129.png"/><Relationship Id="rId181" Type="http://schemas.openxmlformats.org/officeDocument/2006/relationships/image" Target="media/image145.png"/><Relationship Id="rId216" Type="http://schemas.microsoft.com/office/2007/relationships/hdphoto" Target="media/hdphoto34.wdp"/><Relationship Id="rId22" Type="http://schemas.openxmlformats.org/officeDocument/2006/relationships/image" Target="media/image13.png"/><Relationship Id="rId43" Type="http://schemas.openxmlformats.org/officeDocument/2006/relationships/image" Target="media/image31.png"/><Relationship Id="rId64" Type="http://schemas.openxmlformats.org/officeDocument/2006/relationships/image" Target="media/image50.png"/><Relationship Id="rId118" Type="http://schemas.openxmlformats.org/officeDocument/2006/relationships/image" Target="media/image96.png"/><Relationship Id="rId139" Type="http://schemas.openxmlformats.org/officeDocument/2006/relationships/image" Target="media/image109.png"/><Relationship Id="rId85" Type="http://schemas.openxmlformats.org/officeDocument/2006/relationships/image" Target="media/image69.png"/><Relationship Id="rId150" Type="http://schemas.openxmlformats.org/officeDocument/2006/relationships/image" Target="media/image120.png"/><Relationship Id="rId171" Type="http://schemas.openxmlformats.org/officeDocument/2006/relationships/image" Target="media/image136.png"/><Relationship Id="rId192" Type="http://schemas.microsoft.com/office/2007/relationships/hdphoto" Target="media/hdphoto27.wdp"/><Relationship Id="rId206" Type="http://schemas.microsoft.com/office/2007/relationships/hdphoto" Target="media/hdphoto29.wdp"/><Relationship Id="rId227" Type="http://schemas.openxmlformats.org/officeDocument/2006/relationships/image" Target="media/image175.png"/><Relationship Id="rId12" Type="http://schemas.openxmlformats.org/officeDocument/2006/relationships/image" Target="media/image5.png"/><Relationship Id="rId33" Type="http://schemas.openxmlformats.org/officeDocument/2006/relationships/image" Target="media/image23.png"/><Relationship Id="rId108" Type="http://schemas.microsoft.com/office/2007/relationships/hdphoto" Target="media/hdphoto14.wdp"/><Relationship Id="rId129" Type="http://schemas.openxmlformats.org/officeDocument/2006/relationships/image" Target="media/image101.png"/><Relationship Id="rId54" Type="http://schemas.openxmlformats.org/officeDocument/2006/relationships/image" Target="media/image40.png"/><Relationship Id="rId75" Type="http://schemas.openxmlformats.org/officeDocument/2006/relationships/image" Target="media/image59.png"/><Relationship Id="rId96" Type="http://schemas.openxmlformats.org/officeDocument/2006/relationships/image" Target="media/image80.png"/><Relationship Id="rId140" Type="http://schemas.openxmlformats.org/officeDocument/2006/relationships/image" Target="media/image110.png"/><Relationship Id="rId161" Type="http://schemas.microsoft.com/office/2007/relationships/hdphoto" Target="media/hdphoto19.wdp"/><Relationship Id="rId182" Type="http://schemas.microsoft.com/office/2007/relationships/hdphoto" Target="media/hdphoto24.wdp"/><Relationship Id="rId217" Type="http://schemas.openxmlformats.org/officeDocument/2006/relationships/image" Target="media/image170.png"/><Relationship Id="rId6" Type="http://schemas.openxmlformats.org/officeDocument/2006/relationships/webSettings" Target="webSettings.xml"/><Relationship Id="rId23" Type="http://schemas.microsoft.com/office/2007/relationships/hdphoto" Target="media/hdphoto3.wdp"/><Relationship Id="rId119" Type="http://schemas.openxmlformats.org/officeDocument/2006/relationships/hyperlink" Target="https://www.geogebra.org/m/xq7pbnpe" TargetMode="External"/><Relationship Id="rId44" Type="http://schemas.openxmlformats.org/officeDocument/2006/relationships/image" Target="media/image32.png"/><Relationship Id="rId65" Type="http://schemas.openxmlformats.org/officeDocument/2006/relationships/image" Target="media/image51.png"/><Relationship Id="rId86" Type="http://schemas.openxmlformats.org/officeDocument/2006/relationships/image" Target="media/image70.png"/><Relationship Id="rId130" Type="http://schemas.openxmlformats.org/officeDocument/2006/relationships/image" Target="media/image102.png"/><Relationship Id="rId151" Type="http://schemas.openxmlformats.org/officeDocument/2006/relationships/image" Target="media/image121.png"/><Relationship Id="rId172" Type="http://schemas.openxmlformats.org/officeDocument/2006/relationships/image" Target="media/image137.png"/><Relationship Id="rId193" Type="http://schemas.openxmlformats.org/officeDocument/2006/relationships/image" Target="media/image153.png"/><Relationship Id="rId207" Type="http://schemas.openxmlformats.org/officeDocument/2006/relationships/image" Target="media/image165.png"/><Relationship Id="rId228" Type="http://schemas.openxmlformats.org/officeDocument/2006/relationships/header" Target="header1.xml"/><Relationship Id="rId13" Type="http://schemas.microsoft.com/office/2007/relationships/hdphoto" Target="media/hdphoto1.wdp"/><Relationship Id="rId109" Type="http://schemas.openxmlformats.org/officeDocument/2006/relationships/image" Target="media/image88.png"/><Relationship Id="rId34" Type="http://schemas.openxmlformats.org/officeDocument/2006/relationships/image" Target="media/image24.png"/><Relationship Id="rId55" Type="http://schemas.openxmlformats.org/officeDocument/2006/relationships/image" Target="media/image41.png"/><Relationship Id="rId76" Type="http://schemas.openxmlformats.org/officeDocument/2006/relationships/image" Target="media/image60.png"/><Relationship Id="rId97" Type="http://schemas.openxmlformats.org/officeDocument/2006/relationships/image" Target="media/image81.png"/><Relationship Id="rId120" Type="http://schemas.openxmlformats.org/officeDocument/2006/relationships/hyperlink" Target="https://www.geogebra.org/m/axwkzwq6" TargetMode="External"/><Relationship Id="rId141" Type="http://schemas.openxmlformats.org/officeDocument/2006/relationships/image" Target="media/image111.png"/><Relationship Id="rId7" Type="http://schemas.openxmlformats.org/officeDocument/2006/relationships/footnotes" Target="footnotes.xml"/><Relationship Id="rId162" Type="http://schemas.openxmlformats.org/officeDocument/2006/relationships/image" Target="media/image130.png"/><Relationship Id="rId183" Type="http://schemas.openxmlformats.org/officeDocument/2006/relationships/image" Target="media/image146.png"/><Relationship Id="rId218" Type="http://schemas.microsoft.com/office/2007/relationships/hdphoto" Target="media/hdphoto35.wdp"/><Relationship Id="rId24" Type="http://schemas.openxmlformats.org/officeDocument/2006/relationships/image" Target="media/image14.png"/><Relationship Id="rId45" Type="http://schemas.openxmlformats.org/officeDocument/2006/relationships/image" Target="media/image33.png"/><Relationship Id="rId66" Type="http://schemas.openxmlformats.org/officeDocument/2006/relationships/image" Target="media/image52.png"/><Relationship Id="rId87" Type="http://schemas.openxmlformats.org/officeDocument/2006/relationships/image" Target="media/image71.png"/><Relationship Id="rId110" Type="http://schemas.openxmlformats.org/officeDocument/2006/relationships/image" Target="media/image89.png"/><Relationship Id="rId131" Type="http://schemas.openxmlformats.org/officeDocument/2006/relationships/image" Target="media/image103.png"/><Relationship Id="rId152" Type="http://schemas.microsoft.com/office/2007/relationships/hdphoto" Target="media/hdphoto18.wdp"/><Relationship Id="rId173" Type="http://schemas.openxmlformats.org/officeDocument/2006/relationships/image" Target="media/image138.png"/><Relationship Id="rId194" Type="http://schemas.openxmlformats.org/officeDocument/2006/relationships/image" Target="media/image154.png"/><Relationship Id="rId208" Type="http://schemas.microsoft.com/office/2007/relationships/hdphoto" Target="media/hdphoto30.wdp"/><Relationship Id="rId229" Type="http://schemas.openxmlformats.org/officeDocument/2006/relationships/footer" Target="footer1.xml"/><Relationship Id="rId14" Type="http://schemas.openxmlformats.org/officeDocument/2006/relationships/image" Target="media/image6.png"/><Relationship Id="rId35" Type="http://schemas.openxmlformats.org/officeDocument/2006/relationships/image" Target="media/image25.png"/><Relationship Id="rId56" Type="http://schemas.openxmlformats.org/officeDocument/2006/relationships/image" Target="media/image42.png"/><Relationship Id="rId77" Type="http://schemas.openxmlformats.org/officeDocument/2006/relationships/image" Target="media/image61.png"/><Relationship Id="rId100" Type="http://schemas.microsoft.com/office/2007/relationships/hdphoto" Target="media/hdphoto10.wdp"/><Relationship Id="rId8" Type="http://schemas.openxmlformats.org/officeDocument/2006/relationships/endnotes" Target="endnotes.xml"/><Relationship Id="rId98" Type="http://schemas.openxmlformats.org/officeDocument/2006/relationships/image" Target="media/image82.png"/><Relationship Id="rId121" Type="http://schemas.openxmlformats.org/officeDocument/2006/relationships/hyperlink" Target="https://www.geogebra.org/m/wtu2b73s" TargetMode="External"/><Relationship Id="rId142" Type="http://schemas.openxmlformats.org/officeDocument/2006/relationships/image" Target="media/image112.png"/><Relationship Id="rId163" Type="http://schemas.microsoft.com/office/2007/relationships/hdphoto" Target="media/hdphoto20.wdp"/><Relationship Id="rId184" Type="http://schemas.openxmlformats.org/officeDocument/2006/relationships/image" Target="media/image147.png"/><Relationship Id="rId219" Type="http://schemas.openxmlformats.org/officeDocument/2006/relationships/image" Target="media/image171.png"/><Relationship Id="rId230" Type="http://schemas.openxmlformats.org/officeDocument/2006/relationships/fontTable" Target="fontTable.xml"/><Relationship Id="rId25" Type="http://schemas.openxmlformats.org/officeDocument/2006/relationships/image" Target="media/image15.png"/><Relationship Id="rId46" Type="http://schemas.microsoft.com/office/2007/relationships/hdphoto" Target="media/hdphoto6.wdp"/><Relationship Id="rId67" Type="http://schemas.openxmlformats.org/officeDocument/2006/relationships/image" Target="media/image53.png"/><Relationship Id="rId116" Type="http://schemas.microsoft.com/office/2007/relationships/hdphoto" Target="media/hdphoto15.wdp"/><Relationship Id="rId137" Type="http://schemas.openxmlformats.org/officeDocument/2006/relationships/image" Target="media/image107.png"/><Relationship Id="rId158" Type="http://schemas.openxmlformats.org/officeDocument/2006/relationships/image" Target="media/image127.png"/><Relationship Id="rId20" Type="http://schemas.microsoft.com/office/2007/relationships/hdphoto" Target="media/hdphoto2.wdp"/><Relationship Id="rId41" Type="http://schemas.openxmlformats.org/officeDocument/2006/relationships/image" Target="media/image29.png"/><Relationship Id="rId62" Type="http://schemas.openxmlformats.org/officeDocument/2006/relationships/image" Target="media/image48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111" Type="http://schemas.openxmlformats.org/officeDocument/2006/relationships/image" Target="media/image90.png"/><Relationship Id="rId132" Type="http://schemas.microsoft.com/office/2007/relationships/hdphoto" Target="media/hdphoto16.wdp"/><Relationship Id="rId153" Type="http://schemas.openxmlformats.org/officeDocument/2006/relationships/image" Target="media/image122.png"/><Relationship Id="rId174" Type="http://schemas.microsoft.com/office/2007/relationships/hdphoto" Target="media/hdphoto23.wdp"/><Relationship Id="rId179" Type="http://schemas.openxmlformats.org/officeDocument/2006/relationships/image" Target="media/image143.png"/><Relationship Id="rId195" Type="http://schemas.microsoft.com/office/2007/relationships/hdphoto" Target="media/hdphoto28.wdp"/><Relationship Id="rId209" Type="http://schemas.openxmlformats.org/officeDocument/2006/relationships/image" Target="media/image166.png"/><Relationship Id="rId190" Type="http://schemas.microsoft.com/office/2007/relationships/hdphoto" Target="media/hdphoto26.wdp"/><Relationship Id="rId204" Type="http://schemas.openxmlformats.org/officeDocument/2006/relationships/image" Target="media/image163.png"/><Relationship Id="rId220" Type="http://schemas.microsoft.com/office/2007/relationships/hdphoto" Target="media/hdphoto36.wdp"/><Relationship Id="rId225" Type="http://schemas.openxmlformats.org/officeDocument/2006/relationships/image" Target="media/image174.png"/><Relationship Id="rId15" Type="http://schemas.openxmlformats.org/officeDocument/2006/relationships/image" Target="media/image7.png"/><Relationship Id="rId36" Type="http://schemas.openxmlformats.org/officeDocument/2006/relationships/image" Target="media/image26.png"/><Relationship Id="rId57" Type="http://schemas.openxmlformats.org/officeDocument/2006/relationships/image" Target="media/image43.png"/><Relationship Id="rId106" Type="http://schemas.microsoft.com/office/2007/relationships/hdphoto" Target="media/hdphoto13.wdp"/><Relationship Id="rId127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52" Type="http://schemas.microsoft.com/office/2007/relationships/hdphoto" Target="media/hdphoto7.wdp"/><Relationship Id="rId73" Type="http://schemas.openxmlformats.org/officeDocument/2006/relationships/image" Target="media/image58.png"/><Relationship Id="rId78" Type="http://schemas.openxmlformats.org/officeDocument/2006/relationships/image" Target="media/image62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84.png"/><Relationship Id="rId122" Type="http://schemas.openxmlformats.org/officeDocument/2006/relationships/hyperlink" Target="https://www.geogebra.org/m/gmhdqgbn" TargetMode="External"/><Relationship Id="rId143" Type="http://schemas.openxmlformats.org/officeDocument/2006/relationships/image" Target="media/image113.png"/><Relationship Id="rId148" Type="http://schemas.openxmlformats.org/officeDocument/2006/relationships/image" Target="media/image118.png"/><Relationship Id="rId164" Type="http://schemas.openxmlformats.org/officeDocument/2006/relationships/image" Target="media/image131.png"/><Relationship Id="rId169" Type="http://schemas.openxmlformats.org/officeDocument/2006/relationships/image" Target="media/image134.png"/><Relationship Id="rId185" Type="http://schemas.openxmlformats.org/officeDocument/2006/relationships/image" Target="media/image148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80" Type="http://schemas.openxmlformats.org/officeDocument/2006/relationships/image" Target="media/image144.png"/><Relationship Id="rId210" Type="http://schemas.microsoft.com/office/2007/relationships/hdphoto" Target="media/hdphoto31.wdp"/><Relationship Id="rId215" Type="http://schemas.openxmlformats.org/officeDocument/2006/relationships/image" Target="media/image169.png"/><Relationship Id="rId26" Type="http://schemas.openxmlformats.org/officeDocument/2006/relationships/image" Target="media/image16.png"/><Relationship Id="rId231" Type="http://schemas.openxmlformats.org/officeDocument/2006/relationships/theme" Target="theme/theme1.xml"/><Relationship Id="rId47" Type="http://schemas.openxmlformats.org/officeDocument/2006/relationships/image" Target="media/image34.png"/><Relationship Id="rId68" Type="http://schemas.openxmlformats.org/officeDocument/2006/relationships/image" Target="media/image54.png"/><Relationship Id="rId89" Type="http://schemas.openxmlformats.org/officeDocument/2006/relationships/image" Target="media/image73.png"/><Relationship Id="rId112" Type="http://schemas.openxmlformats.org/officeDocument/2006/relationships/image" Target="media/image91.png"/><Relationship Id="rId133" Type="http://schemas.openxmlformats.org/officeDocument/2006/relationships/image" Target="media/image104.png"/><Relationship Id="rId154" Type="http://schemas.openxmlformats.org/officeDocument/2006/relationships/image" Target="media/image123.png"/><Relationship Id="rId175" Type="http://schemas.openxmlformats.org/officeDocument/2006/relationships/image" Target="media/image139.png"/><Relationship Id="rId196" Type="http://schemas.openxmlformats.org/officeDocument/2006/relationships/image" Target="media/image155.png"/><Relationship Id="rId200" Type="http://schemas.openxmlformats.org/officeDocument/2006/relationships/image" Target="media/image159.png"/><Relationship Id="rId16" Type="http://schemas.openxmlformats.org/officeDocument/2006/relationships/image" Target="media/image8.png"/><Relationship Id="rId221" Type="http://schemas.openxmlformats.org/officeDocument/2006/relationships/image" Target="media/image172.png"/><Relationship Id="rId37" Type="http://schemas.microsoft.com/office/2007/relationships/hdphoto" Target="media/hdphoto4.wdp"/><Relationship Id="rId58" Type="http://schemas.openxmlformats.org/officeDocument/2006/relationships/image" Target="media/image44.png"/><Relationship Id="rId79" Type="http://schemas.openxmlformats.org/officeDocument/2006/relationships/image" Target="media/image63.png"/><Relationship Id="rId102" Type="http://schemas.microsoft.com/office/2007/relationships/hdphoto" Target="media/hdphoto11.wdp"/><Relationship Id="rId123" Type="http://schemas.openxmlformats.org/officeDocument/2006/relationships/hyperlink" Target="https://www.geogebra.org/m/qem8ddkv" TargetMode="External"/><Relationship Id="rId144" Type="http://schemas.openxmlformats.org/officeDocument/2006/relationships/image" Target="media/image114.png"/><Relationship Id="rId90" Type="http://schemas.openxmlformats.org/officeDocument/2006/relationships/image" Target="media/image74.png"/><Relationship Id="rId165" Type="http://schemas.microsoft.com/office/2007/relationships/hdphoto" Target="media/hdphoto21.wdp"/><Relationship Id="rId186" Type="http://schemas.openxmlformats.org/officeDocument/2006/relationships/image" Target="media/image149.png"/><Relationship Id="rId211" Type="http://schemas.openxmlformats.org/officeDocument/2006/relationships/image" Target="media/image167.png"/><Relationship Id="rId27" Type="http://schemas.openxmlformats.org/officeDocument/2006/relationships/image" Target="media/image17.png"/><Relationship Id="rId48" Type="http://schemas.openxmlformats.org/officeDocument/2006/relationships/image" Target="media/image35.png"/><Relationship Id="rId69" Type="http://schemas.openxmlformats.org/officeDocument/2006/relationships/image" Target="media/image55.png"/><Relationship Id="rId113" Type="http://schemas.openxmlformats.org/officeDocument/2006/relationships/image" Target="media/image92.png"/><Relationship Id="rId134" Type="http://schemas.microsoft.com/office/2007/relationships/hdphoto" Target="media/hdphoto17.wdp"/><Relationship Id="rId80" Type="http://schemas.openxmlformats.org/officeDocument/2006/relationships/image" Target="media/image64.png"/><Relationship Id="rId155" Type="http://schemas.openxmlformats.org/officeDocument/2006/relationships/image" Target="media/image124.png"/><Relationship Id="rId176" Type="http://schemas.openxmlformats.org/officeDocument/2006/relationships/image" Target="media/image140.png"/><Relationship Id="rId197" Type="http://schemas.openxmlformats.org/officeDocument/2006/relationships/image" Target="media/image156.png"/><Relationship Id="rId201" Type="http://schemas.openxmlformats.org/officeDocument/2006/relationships/image" Target="media/image160.png"/><Relationship Id="rId222" Type="http://schemas.microsoft.com/office/2007/relationships/hdphoto" Target="media/hdphoto37.wdp"/><Relationship Id="rId17" Type="http://schemas.openxmlformats.org/officeDocument/2006/relationships/image" Target="media/image9.png"/><Relationship Id="rId38" Type="http://schemas.openxmlformats.org/officeDocument/2006/relationships/image" Target="media/image27.png"/><Relationship Id="rId59" Type="http://schemas.openxmlformats.org/officeDocument/2006/relationships/image" Target="media/image45.png"/><Relationship Id="rId103" Type="http://schemas.openxmlformats.org/officeDocument/2006/relationships/image" Target="media/image85.png"/><Relationship Id="rId124" Type="http://schemas.openxmlformats.org/officeDocument/2006/relationships/hyperlink" Target="https://www.geogebra.org/m/h2kxb78k" TargetMode="External"/><Relationship Id="rId70" Type="http://schemas.openxmlformats.org/officeDocument/2006/relationships/image" Target="media/image56.png"/><Relationship Id="rId91" Type="http://schemas.openxmlformats.org/officeDocument/2006/relationships/image" Target="media/image75.png"/><Relationship Id="rId145" Type="http://schemas.openxmlformats.org/officeDocument/2006/relationships/image" Target="media/image115.png"/><Relationship Id="rId166" Type="http://schemas.openxmlformats.org/officeDocument/2006/relationships/image" Target="media/image132.png"/><Relationship Id="rId187" Type="http://schemas.microsoft.com/office/2007/relationships/hdphoto" Target="media/hdphoto25.wdp"/><Relationship Id="rId1" Type="http://schemas.openxmlformats.org/officeDocument/2006/relationships/customXml" Target="../customXml/item1.xml"/><Relationship Id="rId212" Type="http://schemas.microsoft.com/office/2007/relationships/hdphoto" Target="media/hdphoto32.wdp"/><Relationship Id="rId28" Type="http://schemas.openxmlformats.org/officeDocument/2006/relationships/image" Target="media/image18.png"/><Relationship Id="rId49" Type="http://schemas.openxmlformats.org/officeDocument/2006/relationships/image" Target="media/image36.png"/><Relationship Id="rId114" Type="http://schemas.openxmlformats.org/officeDocument/2006/relationships/image" Target="media/image93.png"/><Relationship Id="rId60" Type="http://schemas.openxmlformats.org/officeDocument/2006/relationships/image" Target="media/image46.png"/><Relationship Id="rId81" Type="http://schemas.openxmlformats.org/officeDocument/2006/relationships/image" Target="media/image65.png"/><Relationship Id="rId135" Type="http://schemas.openxmlformats.org/officeDocument/2006/relationships/image" Target="media/image105.png"/><Relationship Id="rId156" Type="http://schemas.openxmlformats.org/officeDocument/2006/relationships/image" Target="media/image125.png"/><Relationship Id="rId177" Type="http://schemas.openxmlformats.org/officeDocument/2006/relationships/image" Target="media/image141.png"/><Relationship Id="rId198" Type="http://schemas.openxmlformats.org/officeDocument/2006/relationships/image" Target="media/image157.png"/><Relationship Id="rId202" Type="http://schemas.openxmlformats.org/officeDocument/2006/relationships/image" Target="media/image161.png"/><Relationship Id="rId223" Type="http://schemas.openxmlformats.org/officeDocument/2006/relationships/image" Target="media/image173.png"/><Relationship Id="rId18" Type="http://schemas.openxmlformats.org/officeDocument/2006/relationships/image" Target="media/image10.png"/><Relationship Id="rId39" Type="http://schemas.microsoft.com/office/2007/relationships/hdphoto" Target="media/hdphoto5.wdp"/><Relationship Id="rId50" Type="http://schemas.openxmlformats.org/officeDocument/2006/relationships/image" Target="media/image37.png"/><Relationship Id="rId104" Type="http://schemas.microsoft.com/office/2007/relationships/hdphoto" Target="media/hdphoto12.wdp"/><Relationship Id="rId125" Type="http://schemas.openxmlformats.org/officeDocument/2006/relationships/image" Target="media/image97.png"/><Relationship Id="rId146" Type="http://schemas.openxmlformats.org/officeDocument/2006/relationships/image" Target="media/image116.png"/><Relationship Id="rId167" Type="http://schemas.microsoft.com/office/2007/relationships/hdphoto" Target="media/hdphoto22.wdp"/><Relationship Id="rId188" Type="http://schemas.openxmlformats.org/officeDocument/2006/relationships/image" Target="media/image150.png"/><Relationship Id="rId71" Type="http://schemas.openxmlformats.org/officeDocument/2006/relationships/image" Target="media/image57.png"/><Relationship Id="rId92" Type="http://schemas.openxmlformats.org/officeDocument/2006/relationships/image" Target="media/image76.png"/><Relationship Id="rId213" Type="http://schemas.openxmlformats.org/officeDocument/2006/relationships/image" Target="media/image168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40" Type="http://schemas.openxmlformats.org/officeDocument/2006/relationships/image" Target="media/image28.png"/><Relationship Id="rId115" Type="http://schemas.openxmlformats.org/officeDocument/2006/relationships/image" Target="media/image94.png"/><Relationship Id="rId136" Type="http://schemas.openxmlformats.org/officeDocument/2006/relationships/image" Target="media/image106.png"/><Relationship Id="rId157" Type="http://schemas.openxmlformats.org/officeDocument/2006/relationships/image" Target="media/image126.png"/><Relationship Id="rId178" Type="http://schemas.openxmlformats.org/officeDocument/2006/relationships/image" Target="media/image142.png"/><Relationship Id="rId61" Type="http://schemas.openxmlformats.org/officeDocument/2006/relationships/image" Target="media/image47.png"/><Relationship Id="rId82" Type="http://schemas.openxmlformats.org/officeDocument/2006/relationships/image" Target="media/image66.png"/><Relationship Id="rId199" Type="http://schemas.openxmlformats.org/officeDocument/2006/relationships/image" Target="media/image158.png"/><Relationship Id="rId203" Type="http://schemas.openxmlformats.org/officeDocument/2006/relationships/image" Target="media/image162.png"/><Relationship Id="rId19" Type="http://schemas.openxmlformats.org/officeDocument/2006/relationships/image" Target="media/image11.png"/><Relationship Id="rId224" Type="http://schemas.microsoft.com/office/2007/relationships/hdphoto" Target="media/hdphoto38.wdp"/><Relationship Id="rId30" Type="http://schemas.openxmlformats.org/officeDocument/2006/relationships/image" Target="media/image20.png"/><Relationship Id="rId105" Type="http://schemas.openxmlformats.org/officeDocument/2006/relationships/image" Target="media/image86.png"/><Relationship Id="rId126" Type="http://schemas.openxmlformats.org/officeDocument/2006/relationships/image" Target="media/image98.png"/><Relationship Id="rId147" Type="http://schemas.openxmlformats.org/officeDocument/2006/relationships/image" Target="media/image117.png"/><Relationship Id="rId168" Type="http://schemas.openxmlformats.org/officeDocument/2006/relationships/image" Target="media/image133.png"/><Relationship Id="rId51" Type="http://schemas.openxmlformats.org/officeDocument/2006/relationships/image" Target="media/image38.png"/><Relationship Id="rId72" Type="http://schemas.microsoft.com/office/2007/relationships/hdphoto" Target="media/hdphoto8.wdp"/><Relationship Id="rId93" Type="http://schemas.openxmlformats.org/officeDocument/2006/relationships/image" Target="media/image77.png"/><Relationship Id="rId189" Type="http://schemas.openxmlformats.org/officeDocument/2006/relationships/image" Target="media/image151.png"/><Relationship Id="rId3" Type="http://schemas.openxmlformats.org/officeDocument/2006/relationships/numbering" Target="numbering.xml"/><Relationship Id="rId214" Type="http://schemas.microsoft.com/office/2007/relationships/hdphoto" Target="media/hdphoto33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3163</TotalTime>
  <Pages>49</Pages>
  <Words>4470</Words>
  <Characters>25480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122</cp:revision>
  <cp:lastPrinted>2025-08-18T00:54:00Z</cp:lastPrinted>
  <dcterms:created xsi:type="dcterms:W3CDTF">2021-11-09T00:18:00Z</dcterms:created>
  <dcterms:modified xsi:type="dcterms:W3CDTF">2026-10-02T04:27:00Z</dcterms:modified>
</cp:coreProperties>
</file>